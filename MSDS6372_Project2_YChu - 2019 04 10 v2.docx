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5D6C" w:rsidRPr="00BD5D6C" w:rsidRDefault="00BD5D6C" w:rsidP="00BD5D6C">
      <w:pPr>
        <w:jc w:val="center"/>
        <w:rPr>
          <w:rFonts w:cstheme="minorHAnsi"/>
          <w:b/>
          <w:bCs/>
          <w:sz w:val="28"/>
          <w:szCs w:val="28"/>
        </w:rPr>
      </w:pPr>
      <w:r>
        <w:rPr>
          <w:rFonts w:cstheme="minorHAnsi"/>
          <w:b/>
          <w:bCs/>
          <w:sz w:val="28"/>
          <w:szCs w:val="28"/>
        </w:rPr>
        <w:t xml:space="preserve">Is </w:t>
      </w:r>
      <w:r w:rsidRPr="00BD5D6C">
        <w:rPr>
          <w:rFonts w:cstheme="minorHAnsi"/>
          <w:b/>
          <w:bCs/>
          <w:sz w:val="28"/>
          <w:szCs w:val="28"/>
        </w:rPr>
        <w:t>KOBE</w:t>
      </w:r>
      <w:r>
        <w:rPr>
          <w:rFonts w:cstheme="minorHAnsi"/>
          <w:b/>
          <w:bCs/>
          <w:sz w:val="28"/>
          <w:szCs w:val="28"/>
        </w:rPr>
        <w:t xml:space="preserve"> Going to Score His Next Shot</w:t>
      </w:r>
      <w:r w:rsidR="00363744">
        <w:rPr>
          <w:rFonts w:cstheme="minorHAnsi"/>
          <w:b/>
          <w:bCs/>
          <w:sz w:val="28"/>
          <w:szCs w:val="28"/>
        </w:rPr>
        <w:t>:</w:t>
      </w:r>
      <w:r>
        <w:rPr>
          <w:rFonts w:cstheme="minorHAnsi"/>
          <w:b/>
          <w:bCs/>
          <w:sz w:val="28"/>
          <w:szCs w:val="28"/>
        </w:rPr>
        <w:t xml:space="preserve"> Let Us Tell You</w:t>
      </w:r>
    </w:p>
    <w:p w:rsidR="00BD5D6C" w:rsidRDefault="00BD5D6C" w:rsidP="00BD5D6C">
      <w:pPr>
        <w:jc w:val="center"/>
        <w:rPr>
          <w:rFonts w:cstheme="minorHAnsi"/>
        </w:rPr>
      </w:pPr>
      <w:r w:rsidRPr="00BD5D6C">
        <w:rPr>
          <w:rFonts w:cstheme="minorHAnsi"/>
          <w:bCs/>
        </w:rPr>
        <w:t xml:space="preserve">Allen Ansari, Yongjun Chu and </w:t>
      </w:r>
      <w:hyperlink r:id="rId7" w:history="1">
        <w:r w:rsidRPr="00BD5D6C">
          <w:rPr>
            <w:rFonts w:cstheme="minorHAnsi"/>
          </w:rPr>
          <w:t>Solange Garcia de Alford</w:t>
        </w:r>
      </w:hyperlink>
    </w:p>
    <w:p w:rsidR="00BD5D6C" w:rsidRPr="00BD5D6C" w:rsidRDefault="00BD5D6C" w:rsidP="00BD5D6C">
      <w:pPr>
        <w:jc w:val="center"/>
        <w:rPr>
          <w:rFonts w:cstheme="minorHAnsi"/>
          <w:bCs/>
        </w:rPr>
      </w:pPr>
    </w:p>
    <w:p w:rsidR="00BD5D6C" w:rsidRDefault="00BD5D6C" w:rsidP="00BD5D6C">
      <w:pPr>
        <w:pStyle w:val="Heading1"/>
        <w:numPr>
          <w:ilvl w:val="0"/>
          <w:numId w:val="0"/>
        </w:numPr>
        <w:rPr>
          <w:rFonts w:asciiTheme="minorHAnsi" w:eastAsiaTheme="minorEastAsia" w:hAnsiTheme="minorHAnsi" w:cstheme="minorHAnsi"/>
          <w:b/>
          <w:color w:val="auto"/>
          <w:sz w:val="22"/>
          <w:szCs w:val="22"/>
          <w:lang w:eastAsia="zh-CN"/>
        </w:rPr>
      </w:pPr>
      <w:r w:rsidRPr="00BD5D6C">
        <w:rPr>
          <w:rFonts w:asciiTheme="minorHAnsi" w:eastAsiaTheme="minorEastAsia" w:hAnsiTheme="minorHAnsi" w:cstheme="minorHAnsi"/>
          <w:b/>
          <w:color w:val="auto"/>
          <w:sz w:val="22"/>
          <w:szCs w:val="22"/>
          <w:lang w:eastAsia="zh-CN"/>
        </w:rPr>
        <w:t>INTR</w:t>
      </w:r>
      <w:ins w:id="0" w:author="A Alford" w:date="2019-04-10T06:03:00Z">
        <w:r w:rsidR="00145A8B">
          <w:rPr>
            <w:rFonts w:asciiTheme="minorHAnsi" w:eastAsiaTheme="minorEastAsia" w:hAnsiTheme="minorHAnsi" w:cstheme="minorHAnsi"/>
            <w:b/>
            <w:color w:val="auto"/>
            <w:sz w:val="22"/>
            <w:szCs w:val="22"/>
            <w:lang w:eastAsia="zh-CN"/>
          </w:rPr>
          <w:t>O</w:t>
        </w:r>
      </w:ins>
      <w:del w:id="1" w:author="A Alford" w:date="2019-04-10T06:03:00Z">
        <w:r w:rsidRPr="00BD5D6C" w:rsidDel="00145A8B">
          <w:rPr>
            <w:rFonts w:asciiTheme="minorHAnsi" w:eastAsiaTheme="minorEastAsia" w:hAnsiTheme="minorHAnsi" w:cstheme="minorHAnsi"/>
            <w:b/>
            <w:color w:val="auto"/>
            <w:sz w:val="22"/>
            <w:szCs w:val="22"/>
            <w:lang w:eastAsia="zh-CN"/>
          </w:rPr>
          <w:delText>U</w:delText>
        </w:r>
      </w:del>
      <w:r w:rsidRPr="00BD5D6C">
        <w:rPr>
          <w:rFonts w:asciiTheme="minorHAnsi" w:eastAsiaTheme="minorEastAsia" w:hAnsiTheme="minorHAnsi" w:cstheme="minorHAnsi"/>
          <w:b/>
          <w:color w:val="auto"/>
          <w:sz w:val="22"/>
          <w:szCs w:val="22"/>
          <w:lang w:eastAsia="zh-CN"/>
        </w:rPr>
        <w:t>DUCTION</w:t>
      </w:r>
    </w:p>
    <w:p w:rsidR="00AE589B" w:rsidRDefault="00BD5D6C" w:rsidP="00AE589B">
      <w:pPr>
        <w:jc w:val="both"/>
        <w:rPr>
          <w:rFonts w:cstheme="minorHAnsi"/>
        </w:rPr>
      </w:pPr>
      <w:r>
        <w:rPr>
          <w:rFonts w:cstheme="minorHAnsi"/>
        </w:rPr>
        <w:t xml:space="preserve">Kobe Bryant </w:t>
      </w:r>
      <w:r w:rsidR="00375CF3">
        <w:rPr>
          <w:rFonts w:cstheme="minorHAnsi"/>
        </w:rPr>
        <w:t xml:space="preserve">is </w:t>
      </w:r>
      <w:r>
        <w:rPr>
          <w:rFonts w:cstheme="minorHAnsi"/>
        </w:rPr>
        <w:t xml:space="preserve">one of the greatest basketball players in the history of National Basketball League. </w:t>
      </w:r>
      <w:r w:rsidR="00375CF3">
        <w:rPr>
          <w:rFonts w:cstheme="minorHAnsi"/>
        </w:rPr>
        <w:t xml:space="preserve">He </w:t>
      </w:r>
      <w:del w:id="2" w:author="A Alford" w:date="2019-04-10T05:54:00Z">
        <w:r w:rsidR="00375CF3" w:rsidDel="003D5186">
          <w:rPr>
            <w:rFonts w:cstheme="minorHAnsi"/>
          </w:rPr>
          <w:delText>scor</w:delText>
        </w:r>
      </w:del>
      <w:ins w:id="3" w:author="A Alford" w:date="2019-04-10T05:55:00Z">
        <w:r w:rsidR="003D5186">
          <w:rPr>
            <w:rFonts w:cstheme="minorHAnsi"/>
          </w:rPr>
          <w:t>shot</w:t>
        </w:r>
      </w:ins>
      <w:del w:id="4" w:author="A Alford" w:date="2019-04-10T05:54:00Z">
        <w:r w:rsidR="00375CF3" w:rsidDel="003D5186">
          <w:rPr>
            <w:rFonts w:cstheme="minorHAnsi"/>
          </w:rPr>
          <w:delText xml:space="preserve">ed </w:delText>
        </w:r>
      </w:del>
      <w:ins w:id="5" w:author="A Alford" w:date="2019-04-10T05:54:00Z">
        <w:r w:rsidR="003D5186">
          <w:rPr>
            <w:rFonts w:cstheme="minorHAnsi"/>
          </w:rPr>
          <w:t xml:space="preserve"> </w:t>
        </w:r>
      </w:ins>
      <w:r w:rsidR="00D96EA1">
        <w:rPr>
          <w:rFonts w:cstheme="minorHAnsi"/>
        </w:rPr>
        <w:t>38,024 point</w:t>
      </w:r>
      <w:ins w:id="6" w:author="A Alford" w:date="2019-04-10T05:52:00Z">
        <w:r w:rsidR="003D5186">
          <w:rPr>
            <w:rFonts w:cstheme="minorHAnsi"/>
          </w:rPr>
          <w:t>s</w:t>
        </w:r>
      </w:ins>
      <w:r w:rsidR="00D96EA1">
        <w:rPr>
          <w:rFonts w:cstheme="minorHAnsi"/>
        </w:rPr>
        <w:t xml:space="preserve"> over 20 years of </w:t>
      </w:r>
      <w:r w:rsidR="00070E39">
        <w:rPr>
          <w:rFonts w:cstheme="minorHAnsi"/>
        </w:rPr>
        <w:t xml:space="preserve">his </w:t>
      </w:r>
      <w:r w:rsidR="00D96EA1">
        <w:rPr>
          <w:rFonts w:cstheme="minorHAnsi"/>
        </w:rPr>
        <w:t>professional career and won 5 NBA championships.</w:t>
      </w:r>
      <w:r w:rsidR="00070E39">
        <w:rPr>
          <w:rFonts w:cstheme="minorHAnsi"/>
        </w:rPr>
        <w:t xml:space="preserve"> He took a lot of shots. Some went in the basket, while other didn’t. By </w:t>
      </w:r>
      <w:r w:rsidR="00496572">
        <w:rPr>
          <w:rFonts w:cstheme="minorHAnsi"/>
        </w:rPr>
        <w:t>identifying</w:t>
      </w:r>
      <w:r w:rsidR="00070E39">
        <w:rPr>
          <w:rFonts w:cstheme="minorHAnsi"/>
        </w:rPr>
        <w:t xml:space="preserve"> </w:t>
      </w:r>
      <w:del w:id="7" w:author="A Alford" w:date="2019-04-10T05:59:00Z">
        <w:r w:rsidR="00070E39" w:rsidDel="0054344A">
          <w:rPr>
            <w:rFonts w:cstheme="minorHAnsi"/>
          </w:rPr>
          <w:delText xml:space="preserve">what </w:delText>
        </w:r>
      </w:del>
      <w:r w:rsidR="00070E39">
        <w:rPr>
          <w:rFonts w:cstheme="minorHAnsi"/>
        </w:rPr>
        <w:t>factors affect</w:t>
      </w:r>
      <w:ins w:id="8" w:author="A Alford" w:date="2019-04-10T05:59:00Z">
        <w:r w:rsidR="0054344A">
          <w:rPr>
            <w:rFonts w:cstheme="minorHAnsi"/>
          </w:rPr>
          <w:t>ing</w:t>
        </w:r>
      </w:ins>
      <w:r w:rsidR="00070E39">
        <w:rPr>
          <w:rFonts w:cstheme="minorHAnsi"/>
        </w:rPr>
        <w:t xml:space="preserve"> his scoring potential, we may be able to predict or classify whether </w:t>
      </w:r>
      <w:r w:rsidR="00496572">
        <w:rPr>
          <w:rFonts w:cstheme="minorHAnsi"/>
        </w:rPr>
        <w:t xml:space="preserve">his next shot will get in the basket. The potential findings may be interesting and beneficiary to those current or future NBA players who want to improve their scoring potential of a shot. In this paper, </w:t>
      </w:r>
      <w:r w:rsidR="00AE589B">
        <w:rPr>
          <w:rFonts w:cstheme="minorHAnsi"/>
        </w:rPr>
        <w:t xml:space="preserve">our goal is to </w:t>
      </w:r>
      <w:r w:rsidRPr="00BD5D6C">
        <w:rPr>
          <w:rFonts w:cstheme="minorHAnsi"/>
        </w:rPr>
        <w:t>generate at least 2 models to best predict the shots made by Kobe Bryant on 5,000 occasions</w:t>
      </w:r>
      <w:r w:rsidR="00AE589B">
        <w:rPr>
          <w:rFonts w:cstheme="minorHAnsi"/>
        </w:rPr>
        <w:t>, based on the detained information about the rest of shots he took during his career.</w:t>
      </w:r>
      <w:r w:rsidRPr="00BD5D6C">
        <w:rPr>
          <w:rFonts w:cstheme="minorHAnsi"/>
        </w:rPr>
        <w:t xml:space="preserve"> </w:t>
      </w:r>
      <w:r w:rsidR="00AE589B">
        <w:rPr>
          <w:rFonts w:cstheme="minorHAnsi"/>
        </w:rPr>
        <w:t>Specifically, we will b</w:t>
      </w:r>
      <w:r w:rsidRPr="00363744">
        <w:rPr>
          <w:rFonts w:cstheme="minorHAnsi"/>
        </w:rPr>
        <w:t>uil</w:t>
      </w:r>
      <w:r w:rsidR="00AE589B">
        <w:rPr>
          <w:rFonts w:cstheme="minorHAnsi"/>
        </w:rPr>
        <w:t>d</w:t>
      </w:r>
      <w:r w:rsidRPr="00363744">
        <w:rPr>
          <w:rFonts w:cstheme="minorHAnsi"/>
        </w:rPr>
        <w:t xml:space="preserve"> </w:t>
      </w:r>
      <w:r w:rsidR="00AE589B">
        <w:rPr>
          <w:rFonts w:cstheme="minorHAnsi"/>
        </w:rPr>
        <w:t xml:space="preserve">two different </w:t>
      </w:r>
      <w:r w:rsidRPr="00363744">
        <w:rPr>
          <w:rFonts w:cstheme="minorHAnsi"/>
        </w:rPr>
        <w:t>prediction models</w:t>
      </w:r>
      <w:ins w:id="9" w:author="A Alford" w:date="2019-04-10T06:05:00Z">
        <w:r w:rsidR="00EF3ADA">
          <w:rPr>
            <w:rFonts w:cstheme="minorHAnsi"/>
          </w:rPr>
          <w:t xml:space="preserve">: </w:t>
        </w:r>
      </w:ins>
      <w:ins w:id="10" w:author="A Alford" w:date="2019-04-10T06:04:00Z">
        <w:r w:rsidR="00EF3ADA">
          <w:rPr>
            <w:rFonts w:cstheme="minorHAnsi"/>
          </w:rPr>
          <w:t xml:space="preserve">a </w:t>
        </w:r>
      </w:ins>
      <w:del w:id="11" w:author="A Alford" w:date="2019-04-10T06:04:00Z">
        <w:r w:rsidR="00AE589B" w:rsidDel="00EF3ADA">
          <w:rPr>
            <w:rFonts w:cstheme="minorHAnsi"/>
          </w:rPr>
          <w:delText xml:space="preserve">: </w:delText>
        </w:r>
      </w:del>
      <w:r w:rsidRPr="00363744">
        <w:rPr>
          <w:rFonts w:cstheme="minorHAnsi"/>
        </w:rPr>
        <w:t>Logistic Regression Model</w:t>
      </w:r>
      <w:r w:rsidR="00AE589B">
        <w:rPr>
          <w:rFonts w:cstheme="minorHAnsi"/>
        </w:rPr>
        <w:t xml:space="preserve"> and </w:t>
      </w:r>
      <w:ins w:id="12" w:author="A Alford" w:date="2019-04-10T06:04:00Z">
        <w:r w:rsidR="00EF3ADA">
          <w:rPr>
            <w:rFonts w:cstheme="minorHAnsi"/>
          </w:rPr>
          <w:t xml:space="preserve">a </w:t>
        </w:r>
      </w:ins>
      <w:r w:rsidRPr="00363744">
        <w:rPr>
          <w:rFonts w:cstheme="minorHAnsi"/>
        </w:rPr>
        <w:t>Linear Discriminant Analysis (LDA) model with cross-validation using a training partition to d</w:t>
      </w:r>
      <w:r w:rsidR="00AE589B">
        <w:rPr>
          <w:rFonts w:cstheme="minorHAnsi"/>
        </w:rPr>
        <w:t>erive</w:t>
      </w:r>
      <w:r w:rsidRPr="00363744">
        <w:rPr>
          <w:rFonts w:cstheme="minorHAnsi"/>
        </w:rPr>
        <w:t xml:space="preserve"> the </w:t>
      </w:r>
      <w:ins w:id="13" w:author="A Alford" w:date="2019-04-10T06:06:00Z">
        <w:r w:rsidR="00EF3ADA">
          <w:rPr>
            <w:rFonts w:cstheme="minorHAnsi"/>
          </w:rPr>
          <w:t xml:space="preserve">classification </w:t>
        </w:r>
      </w:ins>
      <w:r w:rsidRPr="00363744">
        <w:rPr>
          <w:rFonts w:cstheme="minorHAnsi"/>
        </w:rPr>
        <w:t>rule</w:t>
      </w:r>
      <w:ins w:id="14" w:author="A Alford" w:date="2019-04-10T06:06:00Z">
        <w:r w:rsidR="00EF3ADA">
          <w:rPr>
            <w:rFonts w:cstheme="minorHAnsi"/>
          </w:rPr>
          <w:t>s</w:t>
        </w:r>
      </w:ins>
      <w:r w:rsidRPr="00363744">
        <w:rPr>
          <w:rFonts w:cstheme="minorHAnsi"/>
        </w:rPr>
        <w:t xml:space="preserve"> of the model</w:t>
      </w:r>
      <w:ins w:id="15" w:author="A Alford" w:date="2019-04-10T06:07:00Z">
        <w:r w:rsidR="00EF3ADA">
          <w:rPr>
            <w:rFonts w:cstheme="minorHAnsi"/>
          </w:rPr>
          <w:t>’</w:t>
        </w:r>
      </w:ins>
      <w:r w:rsidRPr="00363744">
        <w:rPr>
          <w:rFonts w:cstheme="minorHAnsi"/>
        </w:rPr>
        <w:t>s</w:t>
      </w:r>
      <w:del w:id="16" w:author="A Alford" w:date="2019-04-10T06:07:00Z">
        <w:r w:rsidRPr="00363744" w:rsidDel="00EF3ADA">
          <w:rPr>
            <w:rFonts w:cstheme="minorHAnsi"/>
          </w:rPr>
          <w:delText>’</w:delText>
        </w:r>
      </w:del>
      <w:r w:rsidRPr="00363744">
        <w:rPr>
          <w:rFonts w:cstheme="minorHAnsi"/>
        </w:rPr>
        <w:t xml:space="preserve"> algorithms and a test partition of the data to apply </w:t>
      </w:r>
      <w:ins w:id="17" w:author="A Alford" w:date="2019-04-10T06:05:00Z">
        <w:r w:rsidR="00EF3ADA">
          <w:rPr>
            <w:rFonts w:cstheme="minorHAnsi"/>
          </w:rPr>
          <w:t xml:space="preserve">the </w:t>
        </w:r>
      </w:ins>
      <w:r w:rsidRPr="00363744">
        <w:rPr>
          <w:rFonts w:cstheme="minorHAnsi"/>
        </w:rPr>
        <w:t xml:space="preserve">classification rules </w:t>
      </w:r>
      <w:del w:id="18" w:author="A Alford" w:date="2019-04-10T06:07:00Z">
        <w:r w:rsidRPr="00363744" w:rsidDel="00E33099">
          <w:rPr>
            <w:rFonts w:cstheme="minorHAnsi"/>
          </w:rPr>
          <w:delText xml:space="preserve">and </w:delText>
        </w:r>
      </w:del>
      <w:ins w:id="19" w:author="A Alford" w:date="2019-04-10T06:07:00Z">
        <w:r w:rsidR="00E33099">
          <w:rPr>
            <w:rFonts w:cstheme="minorHAnsi"/>
          </w:rPr>
          <w:t>to</w:t>
        </w:r>
        <w:r w:rsidR="00E33099" w:rsidRPr="00363744">
          <w:rPr>
            <w:rFonts w:cstheme="minorHAnsi"/>
          </w:rPr>
          <w:t xml:space="preserve"> </w:t>
        </w:r>
      </w:ins>
      <w:r w:rsidRPr="00363744">
        <w:rPr>
          <w:rFonts w:cstheme="minorHAnsi"/>
        </w:rPr>
        <w:t>predict the result of 5,000 shots made</w:t>
      </w:r>
      <w:r w:rsidR="00AE589B">
        <w:rPr>
          <w:rFonts w:cstheme="minorHAnsi"/>
        </w:rPr>
        <w:t xml:space="preserve"> but with outcomes unknown</w:t>
      </w:r>
      <w:r w:rsidRPr="00363744">
        <w:rPr>
          <w:rFonts w:cstheme="minorHAnsi"/>
        </w:rPr>
        <w:t>.</w:t>
      </w:r>
    </w:p>
    <w:p w:rsidR="00570CFD" w:rsidRPr="00570CFD" w:rsidRDefault="000171CF" w:rsidP="00570CFD">
      <w:pPr>
        <w:pStyle w:val="Heading2"/>
        <w:numPr>
          <w:ilvl w:val="0"/>
          <w:numId w:val="0"/>
        </w:numPr>
        <w:jc w:val="both"/>
        <w:rPr>
          <w:rFonts w:asciiTheme="minorHAnsi" w:eastAsiaTheme="minorEastAsia" w:hAnsiTheme="minorHAnsi" w:cstheme="minorHAnsi"/>
          <w:b/>
          <w:color w:val="auto"/>
          <w:sz w:val="22"/>
          <w:szCs w:val="22"/>
          <w:lang w:eastAsia="zh-CN"/>
        </w:rPr>
      </w:pPr>
      <w:r>
        <w:rPr>
          <w:rFonts w:asciiTheme="minorHAnsi" w:hAnsiTheme="minorHAnsi" w:cstheme="minorHAnsi"/>
          <w:b/>
          <w:color w:val="auto"/>
          <w:sz w:val="22"/>
          <w:szCs w:val="22"/>
        </w:rPr>
        <w:t>MATERIAL AND METHODS</w:t>
      </w:r>
    </w:p>
    <w:p w:rsidR="00570CFD" w:rsidRPr="00570CFD" w:rsidRDefault="00570CFD" w:rsidP="00570CFD">
      <w:pPr>
        <w:pStyle w:val="Heading2"/>
        <w:numPr>
          <w:ilvl w:val="0"/>
          <w:numId w:val="0"/>
        </w:numPr>
        <w:jc w:val="both"/>
        <w:rPr>
          <w:rFonts w:asciiTheme="minorHAnsi" w:hAnsiTheme="minorHAnsi" w:cstheme="minorHAnsi"/>
          <w:b/>
          <w:color w:val="auto"/>
          <w:sz w:val="22"/>
          <w:szCs w:val="22"/>
        </w:rPr>
      </w:pPr>
      <w:r w:rsidRPr="00570CFD">
        <w:rPr>
          <w:rFonts w:asciiTheme="minorHAnsi" w:hAnsiTheme="minorHAnsi" w:cstheme="minorHAnsi"/>
          <w:b/>
          <w:color w:val="auto"/>
          <w:sz w:val="22"/>
          <w:szCs w:val="22"/>
        </w:rPr>
        <w:t xml:space="preserve">Data Description </w:t>
      </w:r>
    </w:p>
    <w:p w:rsidR="00570CFD" w:rsidRPr="00BD5D6C" w:rsidRDefault="00570CFD" w:rsidP="00570CFD">
      <w:pPr>
        <w:pStyle w:val="Heading2"/>
        <w:numPr>
          <w:ilvl w:val="0"/>
          <w:numId w:val="0"/>
        </w:numPr>
        <w:jc w:val="both"/>
        <w:rPr>
          <w:rFonts w:asciiTheme="minorHAnsi" w:hAnsiTheme="minorHAnsi" w:cstheme="minorHAnsi"/>
          <w:color w:val="auto"/>
          <w:sz w:val="22"/>
          <w:szCs w:val="22"/>
        </w:rPr>
      </w:pPr>
      <w:r w:rsidRPr="00BD5D6C">
        <w:rPr>
          <w:rFonts w:asciiTheme="minorHAnsi" w:hAnsiTheme="minorHAnsi" w:cstheme="minorHAnsi"/>
          <w:color w:val="auto"/>
          <w:sz w:val="22"/>
          <w:szCs w:val="22"/>
        </w:rPr>
        <w:t>The original data set contains a total of 30,697 shot attempts by Kobe Bryant in his 20 years’ career with related data to his shot</w:t>
      </w:r>
      <w:del w:id="20" w:author="A Alford" w:date="2019-04-10T06:08:00Z">
        <w:r w:rsidRPr="00BD5D6C" w:rsidDel="00313E28">
          <w:rPr>
            <w:rFonts w:asciiTheme="minorHAnsi" w:hAnsiTheme="minorHAnsi" w:cstheme="minorHAnsi"/>
            <w:color w:val="auto"/>
            <w:sz w:val="22"/>
            <w:szCs w:val="22"/>
          </w:rPr>
          <w:delText>s</w:delText>
        </w:r>
      </w:del>
      <w:r w:rsidRPr="00BD5D6C">
        <w:rPr>
          <w:rFonts w:asciiTheme="minorHAnsi" w:hAnsiTheme="minorHAnsi" w:cstheme="minorHAnsi"/>
          <w:color w:val="auto"/>
          <w:sz w:val="22"/>
          <w:szCs w:val="22"/>
        </w:rPr>
        <w:t xml:space="preserve"> attempts.  The data was partitioned as follows</w:t>
      </w:r>
      <w:r>
        <w:rPr>
          <w:rFonts w:asciiTheme="minorHAnsi" w:hAnsiTheme="minorHAnsi" w:cstheme="minorHAnsi"/>
          <w:color w:val="auto"/>
          <w:sz w:val="22"/>
          <w:szCs w:val="22"/>
        </w:rPr>
        <w:t>:</w:t>
      </w:r>
    </w:p>
    <w:p w:rsidR="00570CFD" w:rsidRPr="00BD5D6C" w:rsidRDefault="00570CFD" w:rsidP="00570CFD">
      <w:pPr>
        <w:pStyle w:val="Heading2"/>
        <w:numPr>
          <w:ilvl w:val="0"/>
          <w:numId w:val="4"/>
        </w:numPr>
        <w:jc w:val="both"/>
        <w:rPr>
          <w:rFonts w:asciiTheme="minorHAnsi" w:hAnsiTheme="minorHAnsi" w:cstheme="minorHAnsi"/>
          <w:color w:val="auto"/>
          <w:sz w:val="22"/>
          <w:szCs w:val="22"/>
        </w:rPr>
      </w:pPr>
      <w:r w:rsidRPr="00BD5D6C">
        <w:rPr>
          <w:rFonts w:asciiTheme="minorHAnsi" w:hAnsiTheme="minorHAnsi" w:cstheme="minorHAnsi"/>
          <w:color w:val="auto"/>
          <w:sz w:val="22"/>
          <w:szCs w:val="22"/>
        </w:rPr>
        <w:t xml:space="preserve">25,697 records which were used as the training set in the models. </w:t>
      </w:r>
    </w:p>
    <w:p w:rsidR="00570CFD" w:rsidRPr="00BD5D6C" w:rsidRDefault="00570CFD" w:rsidP="00570CFD">
      <w:pPr>
        <w:pStyle w:val="Heading2"/>
        <w:numPr>
          <w:ilvl w:val="0"/>
          <w:numId w:val="4"/>
        </w:numPr>
        <w:jc w:val="both"/>
        <w:rPr>
          <w:rFonts w:asciiTheme="minorHAnsi" w:hAnsiTheme="minorHAnsi" w:cstheme="minorHAnsi"/>
          <w:color w:val="auto"/>
          <w:sz w:val="22"/>
          <w:szCs w:val="22"/>
        </w:rPr>
      </w:pPr>
      <w:r w:rsidRPr="00BD5D6C">
        <w:rPr>
          <w:rFonts w:asciiTheme="minorHAnsi" w:hAnsiTheme="minorHAnsi" w:cstheme="minorHAnsi"/>
          <w:color w:val="auto"/>
          <w:sz w:val="22"/>
          <w:szCs w:val="22"/>
        </w:rPr>
        <w:t xml:space="preserve">5,000 records with the </w:t>
      </w:r>
      <w:proofErr w:type="spellStart"/>
      <w:r w:rsidRPr="00BD5D6C">
        <w:rPr>
          <w:rFonts w:asciiTheme="minorHAnsi" w:hAnsiTheme="minorHAnsi" w:cstheme="minorHAnsi"/>
          <w:color w:val="auto"/>
          <w:sz w:val="22"/>
          <w:szCs w:val="22"/>
        </w:rPr>
        <w:t>shot_made_flag</w:t>
      </w:r>
      <w:proofErr w:type="spellEnd"/>
      <w:r w:rsidRPr="00BD5D6C">
        <w:rPr>
          <w:rFonts w:asciiTheme="minorHAnsi" w:hAnsiTheme="minorHAnsi" w:cstheme="minorHAnsi"/>
          <w:color w:val="auto"/>
          <w:sz w:val="22"/>
          <w:szCs w:val="22"/>
        </w:rPr>
        <w:t xml:space="preserve"> values removed for use as test set in LDA predictions.</w:t>
      </w:r>
      <w:r w:rsidRPr="00BD5D6C">
        <w:rPr>
          <w:rFonts w:asciiTheme="minorHAnsi" w:hAnsiTheme="minorHAnsi" w:cstheme="minorHAnsi"/>
          <w:color w:val="auto"/>
          <w:sz w:val="22"/>
          <w:szCs w:val="22"/>
        </w:rPr>
        <w:br/>
      </w:r>
    </w:p>
    <w:p w:rsidR="00BD5D6C" w:rsidRDefault="00570CFD" w:rsidP="00570CFD">
      <w:pPr>
        <w:jc w:val="both"/>
        <w:rPr>
          <w:rFonts w:cstheme="minorHAnsi"/>
        </w:rPr>
      </w:pPr>
      <w:r w:rsidRPr="00BD5D6C">
        <w:rPr>
          <w:rFonts w:cstheme="minorHAnsi"/>
        </w:rPr>
        <w:t xml:space="preserve">The data contains 29 variables which </w:t>
      </w:r>
      <w:ins w:id="21" w:author="A Alford" w:date="2019-04-10T06:09:00Z">
        <w:r w:rsidR="00AF58C1">
          <w:rPr>
            <w:rFonts w:cstheme="minorHAnsi"/>
          </w:rPr>
          <w:t xml:space="preserve">are </w:t>
        </w:r>
      </w:ins>
      <w:r w:rsidRPr="00BD5D6C">
        <w:rPr>
          <w:rFonts w:cstheme="minorHAnsi"/>
        </w:rPr>
        <w:t xml:space="preserve">listed </w:t>
      </w:r>
      <w:del w:id="22" w:author="A Alford" w:date="2019-04-10T06:09:00Z">
        <w:r w:rsidRPr="00BD5D6C" w:rsidDel="00AF58C1">
          <w:rPr>
            <w:rFonts w:cstheme="minorHAnsi"/>
          </w:rPr>
          <w:delText xml:space="preserve">as </w:delText>
        </w:r>
      </w:del>
      <w:r w:rsidRPr="00BD5D6C">
        <w:rPr>
          <w:rFonts w:cstheme="minorHAnsi"/>
        </w:rPr>
        <w:t xml:space="preserve">below including </w:t>
      </w:r>
      <w:ins w:id="23" w:author="A Alford" w:date="2019-04-10T06:09:00Z">
        <w:r w:rsidR="00AF58C1">
          <w:rPr>
            <w:rFonts w:cstheme="minorHAnsi"/>
          </w:rPr>
          <w:t xml:space="preserve">a </w:t>
        </w:r>
      </w:ins>
      <w:r w:rsidRPr="00BD5D6C">
        <w:rPr>
          <w:rFonts w:cstheme="minorHAnsi"/>
        </w:rPr>
        <w:t>brief description.</w:t>
      </w:r>
    </w:p>
    <w:p w:rsidR="00CE741F" w:rsidDel="00C77A79" w:rsidRDefault="00CE741F" w:rsidP="00570CFD">
      <w:pPr>
        <w:jc w:val="both"/>
        <w:rPr>
          <w:del w:id="24" w:author="A Alford" w:date="2019-04-10T06:11:00Z"/>
          <w:rFonts w:cstheme="minorHAnsi"/>
        </w:rPr>
      </w:pPr>
      <w:r w:rsidRPr="00BD5D6C">
        <w:rPr>
          <w:rFonts w:cstheme="minorHAnsi"/>
        </w:rPr>
        <w:t xml:space="preserve">We found that transformations were not necessary for any of the variables.  We found that we needed re-coding of several categorical variables into indicator variables for generating one of the LDA models </w:t>
      </w:r>
      <w:del w:id="25" w:author="A Alford" w:date="2019-04-10T06:10:00Z">
        <w:r w:rsidRPr="00BD5D6C" w:rsidDel="00AF58C1">
          <w:rPr>
            <w:rFonts w:cstheme="minorHAnsi"/>
          </w:rPr>
          <w:delText>when using</w:delText>
        </w:r>
      </w:del>
      <w:ins w:id="26" w:author="A Alford" w:date="2019-04-10T06:10:00Z">
        <w:r w:rsidR="00AF58C1">
          <w:rPr>
            <w:rFonts w:cstheme="minorHAnsi"/>
          </w:rPr>
          <w:t>using</w:t>
        </w:r>
      </w:ins>
      <w:r w:rsidRPr="00BD5D6C">
        <w:rPr>
          <w:rFonts w:cstheme="minorHAnsi"/>
        </w:rPr>
        <w:t xml:space="preserve"> SAS’ Proc DISCRIM</w:t>
      </w:r>
      <w:del w:id="27" w:author="A Alford" w:date="2019-04-10T06:10:00Z">
        <w:r w:rsidRPr="00BD5D6C" w:rsidDel="00C77A79">
          <w:rPr>
            <w:rFonts w:cstheme="minorHAnsi"/>
          </w:rPr>
          <w:delText>’s V</w:delText>
        </w:r>
      </w:del>
      <w:del w:id="28" w:author="A Alford" w:date="2019-04-10T06:11:00Z">
        <w:r w:rsidRPr="00BD5D6C" w:rsidDel="00C77A79">
          <w:rPr>
            <w:rFonts w:cstheme="minorHAnsi"/>
          </w:rPr>
          <w:delText>ar statement</w:delText>
        </w:r>
      </w:del>
      <w:r w:rsidRPr="00BD5D6C">
        <w:rPr>
          <w:rFonts w:cstheme="minorHAnsi"/>
        </w:rPr>
        <w:t>. Proc LOGISTIC automatically re-codes the variables and presents these results in its resulting Design Variables matrix.  Refer to Appendix D – Indicator Variables.</w:t>
      </w:r>
    </w:p>
    <w:p w:rsidR="00C77A79" w:rsidRDefault="00C77A79" w:rsidP="00570CFD">
      <w:pPr>
        <w:jc w:val="both"/>
        <w:rPr>
          <w:ins w:id="29" w:author="A Alford" w:date="2019-04-10T06:11:00Z"/>
          <w:rFonts w:cstheme="minorHAnsi"/>
        </w:rPr>
      </w:pPr>
    </w:p>
    <w:p w:rsidR="00CE741F" w:rsidRDefault="00CE741F" w:rsidP="00570CFD">
      <w:pPr>
        <w:jc w:val="both"/>
        <w:rPr>
          <w:rFonts w:cstheme="minorHAnsi"/>
        </w:rPr>
      </w:pPr>
    </w:p>
    <w:p w:rsidR="000171CF" w:rsidRDefault="000171CF" w:rsidP="00570CFD">
      <w:pPr>
        <w:jc w:val="both"/>
        <w:rPr>
          <w:rFonts w:cstheme="minorHAnsi"/>
          <w:b/>
        </w:rPr>
      </w:pPr>
      <w:r w:rsidRPr="000171CF">
        <w:rPr>
          <w:rFonts w:cstheme="minorHAnsi"/>
          <w:b/>
        </w:rPr>
        <w:t xml:space="preserve">Data </w:t>
      </w:r>
      <w:r>
        <w:rPr>
          <w:rFonts w:cstheme="minorHAnsi"/>
          <w:b/>
        </w:rPr>
        <w:t>M</w:t>
      </w:r>
      <w:r w:rsidRPr="000171CF">
        <w:rPr>
          <w:rFonts w:cstheme="minorHAnsi"/>
          <w:b/>
        </w:rPr>
        <w:t xml:space="preserve">ining </w:t>
      </w:r>
      <w:r>
        <w:rPr>
          <w:rFonts w:cstheme="minorHAnsi"/>
          <w:b/>
        </w:rPr>
        <w:t>A</w:t>
      </w:r>
      <w:r w:rsidRPr="000171CF">
        <w:rPr>
          <w:rFonts w:cstheme="minorHAnsi"/>
          <w:b/>
        </w:rPr>
        <w:t xml:space="preserve">pproach and </w:t>
      </w:r>
      <w:r>
        <w:rPr>
          <w:rFonts w:cstheme="minorHAnsi"/>
          <w:b/>
        </w:rPr>
        <w:t>E</w:t>
      </w:r>
      <w:r w:rsidRPr="000171CF">
        <w:rPr>
          <w:rFonts w:cstheme="minorHAnsi"/>
          <w:b/>
        </w:rPr>
        <w:t>valuation</w:t>
      </w:r>
    </w:p>
    <w:p w:rsidR="00114AE6" w:rsidRDefault="00114AE6" w:rsidP="00570CFD">
      <w:pPr>
        <w:jc w:val="both"/>
        <w:rPr>
          <w:rFonts w:cstheme="minorHAnsi"/>
          <w:b/>
        </w:rPr>
      </w:pPr>
    </w:p>
    <w:p w:rsidR="00114AE6" w:rsidRDefault="00114AE6" w:rsidP="00570CFD">
      <w:pPr>
        <w:jc w:val="both"/>
        <w:rPr>
          <w:rFonts w:cstheme="minorHAnsi"/>
          <w:b/>
        </w:rPr>
      </w:pPr>
      <w:r w:rsidRPr="00114AE6">
        <w:rPr>
          <w:rFonts w:cstheme="minorHAnsi"/>
          <w:b/>
        </w:rPr>
        <w:t xml:space="preserve">Data </w:t>
      </w:r>
      <w:r>
        <w:rPr>
          <w:rFonts w:cstheme="minorHAnsi"/>
          <w:b/>
        </w:rPr>
        <w:t>M</w:t>
      </w:r>
      <w:r w:rsidRPr="00114AE6">
        <w:rPr>
          <w:rFonts w:cstheme="minorHAnsi"/>
          <w:b/>
        </w:rPr>
        <w:t xml:space="preserve">ining </w:t>
      </w:r>
      <w:r>
        <w:rPr>
          <w:rFonts w:cstheme="minorHAnsi"/>
          <w:b/>
        </w:rPr>
        <w:t>M</w:t>
      </w:r>
      <w:r w:rsidRPr="00114AE6">
        <w:rPr>
          <w:rFonts w:cstheme="minorHAnsi"/>
          <w:b/>
        </w:rPr>
        <w:t>ethods</w:t>
      </w:r>
    </w:p>
    <w:p w:rsidR="00114AE6" w:rsidRDefault="00114AE6" w:rsidP="00570CFD">
      <w:pPr>
        <w:jc w:val="both"/>
        <w:rPr>
          <w:rFonts w:cstheme="minorHAnsi"/>
          <w:b/>
        </w:rPr>
      </w:pPr>
    </w:p>
    <w:p w:rsidR="00114AE6" w:rsidRDefault="00114AE6" w:rsidP="00570CFD">
      <w:pPr>
        <w:jc w:val="both"/>
        <w:rPr>
          <w:rFonts w:cstheme="minorHAnsi"/>
          <w:b/>
        </w:rPr>
      </w:pPr>
      <w:r w:rsidRPr="00114AE6">
        <w:rPr>
          <w:rFonts w:cstheme="minorHAnsi"/>
          <w:b/>
        </w:rPr>
        <w:t xml:space="preserve">Variable and </w:t>
      </w:r>
      <w:r>
        <w:rPr>
          <w:rFonts w:cstheme="minorHAnsi"/>
          <w:b/>
        </w:rPr>
        <w:t>M</w:t>
      </w:r>
      <w:r w:rsidRPr="00114AE6">
        <w:rPr>
          <w:rFonts w:cstheme="minorHAnsi"/>
          <w:b/>
        </w:rPr>
        <w:t xml:space="preserve">odel </w:t>
      </w:r>
      <w:r>
        <w:rPr>
          <w:rFonts w:cstheme="minorHAnsi"/>
          <w:b/>
        </w:rPr>
        <w:t>S</w:t>
      </w:r>
      <w:r w:rsidRPr="00114AE6">
        <w:rPr>
          <w:rFonts w:cstheme="minorHAnsi"/>
          <w:b/>
        </w:rPr>
        <w:t>election</w:t>
      </w:r>
    </w:p>
    <w:p w:rsidR="00CE741F" w:rsidRPr="00CE741F" w:rsidRDefault="00CE741F" w:rsidP="00570CFD">
      <w:pPr>
        <w:jc w:val="both"/>
        <w:rPr>
          <w:rFonts w:cstheme="minorHAnsi"/>
        </w:rPr>
      </w:pPr>
      <w:r w:rsidRPr="00CE741F">
        <w:rPr>
          <w:rFonts w:cstheme="minorHAnsi"/>
        </w:rPr>
        <w:t>Schwarz Bayesian information criterion (SBC) was selected for each step of modeling evaluation for different techniques. Cross Validation PRESS (CVPRESS) was chosen as the stop criteria for further modeling regression.</w:t>
      </w:r>
    </w:p>
    <w:p w:rsidR="00BD5D6C" w:rsidRPr="00BD5D6C" w:rsidRDefault="00BD5D6C" w:rsidP="00570CFD">
      <w:pPr>
        <w:pStyle w:val="Heading2"/>
        <w:numPr>
          <w:ilvl w:val="0"/>
          <w:numId w:val="0"/>
        </w:numPr>
        <w:jc w:val="both"/>
        <w:rPr>
          <w:rFonts w:asciiTheme="minorHAnsi" w:hAnsiTheme="minorHAnsi" w:cstheme="minorHAnsi"/>
          <w:color w:val="auto"/>
          <w:sz w:val="22"/>
          <w:szCs w:val="22"/>
        </w:rPr>
      </w:pPr>
    </w:p>
    <w:tbl>
      <w:tblPr>
        <w:tblStyle w:val="TableGrid"/>
        <w:tblW w:w="9630" w:type="dxa"/>
        <w:tblInd w:w="-5" w:type="dxa"/>
        <w:tblLook w:val="04A0" w:firstRow="1" w:lastRow="0" w:firstColumn="1" w:lastColumn="0" w:noHBand="0" w:noVBand="1"/>
      </w:tblPr>
      <w:tblGrid>
        <w:gridCol w:w="5130"/>
        <w:gridCol w:w="4500"/>
      </w:tblGrid>
      <w:tr w:rsidR="00BD5D6C" w:rsidRPr="00BD5D6C" w:rsidTr="00570CFD">
        <w:trPr>
          <w:trHeight w:val="4310"/>
        </w:trPr>
        <w:tc>
          <w:tcPr>
            <w:tcW w:w="5130" w:type="dxa"/>
          </w:tcPr>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r w:rsidRPr="00BD5D6C">
              <w:rPr>
                <w:rFonts w:asciiTheme="minorHAnsi" w:hAnsiTheme="minorHAnsi" w:cstheme="minorHAnsi"/>
                <w:b/>
                <w:color w:val="auto"/>
                <w:sz w:val="22"/>
                <w:szCs w:val="22"/>
              </w:rPr>
              <w:t>action_type:</w:t>
            </w:r>
            <w:r w:rsidRPr="00BD5D6C">
              <w:rPr>
                <w:rFonts w:asciiTheme="minorHAnsi" w:hAnsiTheme="minorHAnsi" w:cstheme="minorHAnsi"/>
                <w:color w:val="auto"/>
                <w:sz w:val="22"/>
                <w:szCs w:val="22"/>
              </w:rPr>
              <w:t xml:space="preserve"> The type of shot attempted, such as jump shot, dunk, etc. </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proofErr w:type="spellStart"/>
            <w:r w:rsidRPr="00BD5D6C">
              <w:rPr>
                <w:rFonts w:asciiTheme="minorHAnsi" w:hAnsiTheme="minorHAnsi" w:cstheme="minorHAnsi"/>
                <w:b/>
                <w:bCs/>
                <w:color w:val="auto"/>
                <w:sz w:val="22"/>
                <w:szCs w:val="22"/>
              </w:rPr>
              <w:t>combined_shot_type</w:t>
            </w:r>
            <w:proofErr w:type="spellEnd"/>
            <w:r w:rsidRPr="00BD5D6C">
              <w:rPr>
                <w:rFonts w:asciiTheme="minorHAnsi" w:hAnsiTheme="minorHAnsi" w:cstheme="minorHAnsi"/>
                <w:b/>
                <w:bCs/>
                <w:color w:val="auto"/>
                <w:sz w:val="22"/>
                <w:szCs w:val="22"/>
              </w:rPr>
              <w:t>:</w:t>
            </w:r>
            <w:r w:rsidRPr="00BD5D6C">
              <w:rPr>
                <w:rFonts w:asciiTheme="minorHAnsi" w:hAnsiTheme="minorHAnsi" w:cstheme="minorHAnsi"/>
                <w:color w:val="auto"/>
                <w:sz w:val="22"/>
                <w:szCs w:val="22"/>
              </w:rPr>
              <w:t xml:space="preserve"> Classifies the shots under 6 larger categories: Bank Shot, Dunk, Hook Shot, Jump Shot, Layup, and Tip Shot.</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r w:rsidRPr="00BD5D6C">
              <w:rPr>
                <w:rFonts w:asciiTheme="minorHAnsi" w:hAnsiTheme="minorHAnsi" w:cstheme="minorHAnsi"/>
                <w:b/>
                <w:color w:val="auto"/>
                <w:sz w:val="22"/>
                <w:szCs w:val="22"/>
              </w:rPr>
              <w:t>Matchup:</w:t>
            </w:r>
            <w:r w:rsidRPr="00BD5D6C">
              <w:rPr>
                <w:rFonts w:asciiTheme="minorHAnsi" w:hAnsiTheme="minorHAnsi" w:cstheme="minorHAnsi"/>
                <w:color w:val="auto"/>
                <w:sz w:val="22"/>
                <w:szCs w:val="22"/>
              </w:rPr>
              <w:t xml:space="preserve"> The two teams in the specific match. Since Kobe was always on the Lakers and opponent contains all the information in matchup, we decided to reduced number of levels for this variable by dividing all games into Home and Away category.</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r w:rsidRPr="00BD5D6C">
              <w:rPr>
                <w:rFonts w:asciiTheme="minorHAnsi" w:hAnsiTheme="minorHAnsi" w:cstheme="minorHAnsi"/>
                <w:b/>
                <w:color w:val="auto"/>
                <w:sz w:val="22"/>
                <w:szCs w:val="22"/>
              </w:rPr>
              <w:t>Opponent:</w:t>
            </w:r>
            <w:r w:rsidRPr="00BD5D6C">
              <w:rPr>
                <w:rFonts w:asciiTheme="minorHAnsi" w:hAnsiTheme="minorHAnsi" w:cstheme="minorHAnsi"/>
                <w:color w:val="auto"/>
                <w:sz w:val="22"/>
                <w:szCs w:val="22"/>
              </w:rPr>
              <w:t xml:space="preserve"> Opponent in the specific match.</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r w:rsidRPr="00BD5D6C">
              <w:rPr>
                <w:rFonts w:asciiTheme="minorHAnsi" w:hAnsiTheme="minorHAnsi" w:cstheme="minorHAnsi"/>
                <w:b/>
                <w:color w:val="auto"/>
                <w:sz w:val="22"/>
                <w:szCs w:val="22"/>
              </w:rPr>
              <w:t>Season:</w:t>
            </w:r>
            <w:r w:rsidRPr="00BD5D6C">
              <w:rPr>
                <w:rFonts w:asciiTheme="minorHAnsi" w:hAnsiTheme="minorHAnsi" w:cstheme="minorHAnsi"/>
                <w:color w:val="auto"/>
                <w:sz w:val="22"/>
                <w:szCs w:val="22"/>
              </w:rPr>
              <w:t xml:space="preserve"> The basketball season (2000, 2001, etc.)</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proofErr w:type="spellStart"/>
            <w:r w:rsidRPr="00BD5D6C">
              <w:rPr>
                <w:rFonts w:asciiTheme="minorHAnsi" w:hAnsiTheme="minorHAnsi" w:cstheme="minorHAnsi"/>
                <w:b/>
                <w:color w:val="auto"/>
                <w:sz w:val="22"/>
                <w:szCs w:val="22"/>
              </w:rPr>
              <w:t>shot_type</w:t>
            </w:r>
            <w:proofErr w:type="spellEnd"/>
            <w:r w:rsidRPr="00BD5D6C">
              <w:rPr>
                <w:rFonts w:asciiTheme="minorHAnsi" w:hAnsiTheme="minorHAnsi" w:cstheme="minorHAnsi"/>
                <w:b/>
                <w:color w:val="auto"/>
                <w:sz w:val="22"/>
                <w:szCs w:val="22"/>
              </w:rPr>
              <w:t>:</w:t>
            </w:r>
            <w:r w:rsidRPr="00BD5D6C">
              <w:rPr>
                <w:rFonts w:asciiTheme="minorHAnsi" w:hAnsiTheme="minorHAnsi" w:cstheme="minorHAnsi"/>
                <w:color w:val="auto"/>
                <w:sz w:val="22"/>
                <w:szCs w:val="22"/>
              </w:rPr>
              <w:t xml:space="preserve"> includes categories 2pt or 3pt. </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r w:rsidRPr="00BD5D6C">
              <w:rPr>
                <w:rFonts w:asciiTheme="minorHAnsi" w:hAnsiTheme="minorHAnsi" w:cstheme="minorHAnsi"/>
                <w:b/>
                <w:color w:val="auto"/>
                <w:sz w:val="22"/>
                <w:szCs w:val="22"/>
              </w:rPr>
              <w:t>shot_zone_area:</w:t>
            </w:r>
            <w:r w:rsidRPr="00BD5D6C">
              <w:rPr>
                <w:rFonts w:asciiTheme="minorHAnsi" w:hAnsiTheme="minorHAnsi" w:cstheme="minorHAnsi"/>
                <w:color w:val="auto"/>
                <w:sz w:val="22"/>
                <w:szCs w:val="22"/>
              </w:rPr>
              <w:t xml:space="preserve"> Area from which shot was attempted (Right, Left, Center, Back Court, Right Center, Left Center)</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proofErr w:type="spellStart"/>
            <w:r w:rsidRPr="00BD5D6C">
              <w:rPr>
                <w:rFonts w:asciiTheme="minorHAnsi" w:hAnsiTheme="minorHAnsi" w:cstheme="minorHAnsi"/>
                <w:b/>
                <w:color w:val="auto"/>
                <w:sz w:val="22"/>
                <w:szCs w:val="22"/>
              </w:rPr>
              <w:t>shot_zone_basic</w:t>
            </w:r>
            <w:proofErr w:type="spellEnd"/>
            <w:r w:rsidRPr="00BD5D6C">
              <w:rPr>
                <w:rFonts w:asciiTheme="minorHAnsi" w:hAnsiTheme="minorHAnsi" w:cstheme="minorHAnsi"/>
                <w:b/>
                <w:color w:val="auto"/>
                <w:sz w:val="22"/>
                <w:szCs w:val="22"/>
              </w:rPr>
              <w:t>:</w:t>
            </w:r>
            <w:r w:rsidRPr="00BD5D6C">
              <w:rPr>
                <w:rFonts w:asciiTheme="minorHAnsi" w:hAnsiTheme="minorHAnsi" w:cstheme="minorHAnsi"/>
                <w:color w:val="auto"/>
                <w:sz w:val="22"/>
                <w:szCs w:val="22"/>
              </w:rPr>
              <w:t xml:space="preserve"> Further area information (Mid-range, restricted area, in the paint, above the break 3, backcourt, left corner 3, right corner 3)</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proofErr w:type="spellStart"/>
            <w:r w:rsidRPr="00BD5D6C">
              <w:rPr>
                <w:rFonts w:asciiTheme="minorHAnsi" w:hAnsiTheme="minorHAnsi" w:cstheme="minorHAnsi"/>
                <w:b/>
                <w:color w:val="auto"/>
                <w:sz w:val="22"/>
                <w:szCs w:val="22"/>
              </w:rPr>
              <w:t>shot_zone_range</w:t>
            </w:r>
            <w:proofErr w:type="spellEnd"/>
            <w:r w:rsidRPr="00BD5D6C">
              <w:rPr>
                <w:rFonts w:asciiTheme="minorHAnsi" w:hAnsiTheme="minorHAnsi" w:cstheme="minorHAnsi"/>
                <w:b/>
                <w:color w:val="auto"/>
                <w:sz w:val="22"/>
                <w:szCs w:val="22"/>
              </w:rPr>
              <w:t>:</w:t>
            </w:r>
            <w:r w:rsidRPr="00BD5D6C">
              <w:rPr>
                <w:rFonts w:asciiTheme="minorHAnsi" w:hAnsiTheme="minorHAnsi" w:cstheme="minorHAnsi"/>
                <w:color w:val="auto"/>
                <w:sz w:val="22"/>
                <w:szCs w:val="22"/>
              </w:rPr>
              <w:t xml:space="preserve"> Range (&lt;8 ft, 8-16, 16-24, 24+, backcourt)</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proofErr w:type="spellStart"/>
            <w:r w:rsidRPr="00BD5D6C">
              <w:rPr>
                <w:rFonts w:asciiTheme="minorHAnsi" w:hAnsiTheme="minorHAnsi" w:cstheme="minorHAnsi"/>
                <w:b/>
                <w:color w:val="auto"/>
                <w:sz w:val="22"/>
                <w:szCs w:val="22"/>
              </w:rPr>
              <w:t>team_name</w:t>
            </w:r>
            <w:proofErr w:type="spellEnd"/>
            <w:r w:rsidRPr="00BD5D6C">
              <w:rPr>
                <w:rFonts w:asciiTheme="minorHAnsi" w:hAnsiTheme="minorHAnsi" w:cstheme="minorHAnsi"/>
                <w:b/>
                <w:color w:val="auto"/>
                <w:sz w:val="22"/>
                <w:szCs w:val="22"/>
              </w:rPr>
              <w:t>:</w:t>
            </w:r>
            <w:r w:rsidRPr="00BD5D6C">
              <w:rPr>
                <w:rFonts w:asciiTheme="minorHAnsi" w:hAnsiTheme="minorHAnsi" w:cstheme="minorHAnsi"/>
                <w:color w:val="auto"/>
                <w:sz w:val="22"/>
                <w:szCs w:val="22"/>
              </w:rPr>
              <w:t xml:space="preserve"> Name of Kobe’s team, the Lakers, so we decided to remove it from dataset.</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r w:rsidRPr="00BD5D6C">
              <w:rPr>
                <w:rFonts w:asciiTheme="minorHAnsi" w:hAnsiTheme="minorHAnsi" w:cstheme="minorHAnsi"/>
                <w:b/>
                <w:color w:val="auto"/>
                <w:sz w:val="22"/>
                <w:szCs w:val="22"/>
              </w:rPr>
              <w:t>arena_temp:</w:t>
            </w:r>
            <w:r w:rsidRPr="00BD5D6C">
              <w:rPr>
                <w:rFonts w:asciiTheme="minorHAnsi" w:hAnsiTheme="minorHAnsi" w:cstheme="minorHAnsi"/>
                <w:color w:val="auto"/>
                <w:sz w:val="22"/>
                <w:szCs w:val="22"/>
              </w:rPr>
              <w:t xml:space="preserve"> average temperature of are</w:t>
            </w:r>
            <w:r w:rsidRPr="00BD5D6C">
              <w:rPr>
                <w:rFonts w:asciiTheme="minorHAnsi" w:hAnsiTheme="minorHAnsi" w:cstheme="minorHAnsi"/>
                <w:i/>
                <w:color w:val="auto"/>
                <w:sz w:val="22"/>
                <w:szCs w:val="22"/>
              </w:rPr>
              <w:t>na</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r w:rsidRPr="00BD5D6C">
              <w:rPr>
                <w:rFonts w:asciiTheme="minorHAnsi" w:hAnsiTheme="minorHAnsi" w:cstheme="minorHAnsi"/>
                <w:b/>
                <w:color w:val="auto"/>
                <w:sz w:val="22"/>
                <w:szCs w:val="22"/>
              </w:rPr>
              <w:t>attendance</w:t>
            </w:r>
            <w:r w:rsidRPr="00BD5D6C">
              <w:rPr>
                <w:rFonts w:asciiTheme="minorHAnsi" w:hAnsiTheme="minorHAnsi" w:cstheme="minorHAnsi"/>
                <w:color w:val="auto"/>
                <w:sz w:val="22"/>
                <w:szCs w:val="22"/>
              </w:rPr>
              <w:t>: Number of people who watched the game</w:t>
            </w:r>
          </w:p>
        </w:tc>
        <w:tc>
          <w:tcPr>
            <w:tcW w:w="4500" w:type="dxa"/>
          </w:tcPr>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r w:rsidRPr="00BD5D6C">
              <w:rPr>
                <w:rFonts w:asciiTheme="minorHAnsi" w:hAnsiTheme="minorHAnsi" w:cstheme="minorHAnsi"/>
                <w:b/>
                <w:color w:val="auto"/>
                <w:sz w:val="22"/>
                <w:szCs w:val="22"/>
              </w:rPr>
              <w:t>avgnoisedb:</w:t>
            </w:r>
            <w:r w:rsidRPr="00BD5D6C">
              <w:rPr>
                <w:rFonts w:asciiTheme="minorHAnsi" w:hAnsiTheme="minorHAnsi" w:cstheme="minorHAnsi"/>
                <w:color w:val="auto"/>
                <w:sz w:val="22"/>
                <w:szCs w:val="22"/>
              </w:rPr>
              <w:t xml:space="preserve"> Average noise level in the arena in decibels</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proofErr w:type="spellStart"/>
            <w:r w:rsidRPr="00BD5D6C">
              <w:rPr>
                <w:rFonts w:asciiTheme="minorHAnsi" w:hAnsiTheme="minorHAnsi" w:cstheme="minorHAnsi"/>
                <w:b/>
                <w:color w:val="auto"/>
                <w:sz w:val="22"/>
                <w:szCs w:val="22"/>
              </w:rPr>
              <w:t>game_date</w:t>
            </w:r>
            <w:proofErr w:type="spellEnd"/>
            <w:r w:rsidRPr="00BD5D6C">
              <w:rPr>
                <w:rFonts w:asciiTheme="minorHAnsi" w:hAnsiTheme="minorHAnsi" w:cstheme="minorHAnsi"/>
                <w:b/>
                <w:color w:val="auto"/>
                <w:sz w:val="22"/>
                <w:szCs w:val="22"/>
              </w:rPr>
              <w:t>:</w:t>
            </w:r>
            <w:r w:rsidRPr="00BD5D6C">
              <w:rPr>
                <w:rFonts w:asciiTheme="minorHAnsi" w:hAnsiTheme="minorHAnsi" w:cstheme="minorHAnsi"/>
                <w:color w:val="auto"/>
                <w:sz w:val="22"/>
                <w:szCs w:val="22"/>
              </w:rPr>
              <w:t xml:space="preserve"> Date of the specific match.</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proofErr w:type="spellStart"/>
            <w:r w:rsidRPr="00BD5D6C">
              <w:rPr>
                <w:rFonts w:asciiTheme="minorHAnsi" w:hAnsiTheme="minorHAnsi" w:cstheme="minorHAnsi"/>
                <w:b/>
                <w:color w:val="auto"/>
                <w:sz w:val="22"/>
                <w:szCs w:val="22"/>
              </w:rPr>
              <w:t>game_event_id</w:t>
            </w:r>
            <w:proofErr w:type="spellEnd"/>
            <w:r w:rsidRPr="00BD5D6C">
              <w:rPr>
                <w:rFonts w:asciiTheme="minorHAnsi" w:hAnsiTheme="minorHAnsi" w:cstheme="minorHAnsi"/>
                <w:b/>
                <w:color w:val="auto"/>
                <w:sz w:val="22"/>
                <w:szCs w:val="22"/>
              </w:rPr>
              <w:t xml:space="preserve">: </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proofErr w:type="spellStart"/>
            <w:r w:rsidRPr="00BD5D6C">
              <w:rPr>
                <w:rFonts w:asciiTheme="minorHAnsi" w:hAnsiTheme="minorHAnsi" w:cstheme="minorHAnsi"/>
                <w:b/>
                <w:color w:val="auto"/>
                <w:sz w:val="22"/>
                <w:szCs w:val="22"/>
              </w:rPr>
              <w:t>game_id</w:t>
            </w:r>
            <w:proofErr w:type="spellEnd"/>
            <w:r w:rsidRPr="00BD5D6C">
              <w:rPr>
                <w:rFonts w:asciiTheme="minorHAnsi" w:hAnsiTheme="minorHAnsi" w:cstheme="minorHAnsi"/>
                <w:b/>
                <w:color w:val="auto"/>
                <w:sz w:val="22"/>
                <w:szCs w:val="22"/>
              </w:rPr>
              <w:t>:</w:t>
            </w:r>
            <w:r w:rsidRPr="00BD5D6C">
              <w:rPr>
                <w:rFonts w:asciiTheme="minorHAnsi" w:hAnsiTheme="minorHAnsi" w:cstheme="minorHAnsi"/>
                <w:color w:val="auto"/>
                <w:sz w:val="22"/>
                <w:szCs w:val="22"/>
              </w:rPr>
              <w:t xml:space="preserve"> NBA game ID</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proofErr w:type="spellStart"/>
            <w:r w:rsidRPr="00BD5D6C">
              <w:rPr>
                <w:rFonts w:asciiTheme="minorHAnsi" w:hAnsiTheme="minorHAnsi" w:cstheme="minorHAnsi"/>
                <w:b/>
                <w:color w:val="auto"/>
                <w:sz w:val="22"/>
                <w:szCs w:val="22"/>
              </w:rPr>
              <w:t>lat</w:t>
            </w:r>
            <w:proofErr w:type="spellEnd"/>
            <w:r w:rsidRPr="00BD5D6C">
              <w:rPr>
                <w:rFonts w:asciiTheme="minorHAnsi" w:hAnsiTheme="minorHAnsi" w:cstheme="minorHAnsi"/>
                <w:b/>
                <w:color w:val="auto"/>
                <w:sz w:val="22"/>
                <w:szCs w:val="22"/>
              </w:rPr>
              <w:t>:</w:t>
            </w:r>
            <w:r w:rsidRPr="00BD5D6C">
              <w:rPr>
                <w:rFonts w:asciiTheme="minorHAnsi" w:hAnsiTheme="minorHAnsi" w:cstheme="minorHAnsi"/>
                <w:color w:val="auto"/>
                <w:sz w:val="22"/>
                <w:szCs w:val="22"/>
              </w:rPr>
              <w:t xml:space="preserve"> The latitude of Kobe’s position during the shot attempt.</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proofErr w:type="spellStart"/>
            <w:r w:rsidRPr="00BD5D6C">
              <w:rPr>
                <w:rFonts w:asciiTheme="minorHAnsi" w:hAnsiTheme="minorHAnsi" w:cstheme="minorHAnsi"/>
                <w:b/>
                <w:color w:val="auto"/>
                <w:sz w:val="22"/>
                <w:szCs w:val="22"/>
              </w:rPr>
              <w:t>loc_x</w:t>
            </w:r>
            <w:proofErr w:type="spellEnd"/>
            <w:r w:rsidRPr="00BD5D6C">
              <w:rPr>
                <w:rFonts w:asciiTheme="minorHAnsi" w:hAnsiTheme="minorHAnsi" w:cstheme="minorHAnsi"/>
                <w:b/>
                <w:color w:val="auto"/>
                <w:sz w:val="22"/>
                <w:szCs w:val="22"/>
              </w:rPr>
              <w:t>:</w:t>
            </w:r>
            <w:r w:rsidRPr="00BD5D6C">
              <w:rPr>
                <w:rFonts w:asciiTheme="minorHAnsi" w:hAnsiTheme="minorHAnsi" w:cstheme="minorHAnsi"/>
                <w:color w:val="auto"/>
                <w:sz w:val="22"/>
                <w:szCs w:val="22"/>
              </w:rPr>
              <w:t xml:space="preserve"> The x-location on the court.</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proofErr w:type="spellStart"/>
            <w:r w:rsidRPr="00BD5D6C">
              <w:rPr>
                <w:rFonts w:asciiTheme="minorHAnsi" w:hAnsiTheme="minorHAnsi" w:cstheme="minorHAnsi"/>
                <w:b/>
                <w:color w:val="auto"/>
                <w:sz w:val="22"/>
                <w:szCs w:val="22"/>
              </w:rPr>
              <w:t>loc_y</w:t>
            </w:r>
            <w:proofErr w:type="spellEnd"/>
            <w:r w:rsidRPr="00BD5D6C">
              <w:rPr>
                <w:rFonts w:asciiTheme="minorHAnsi" w:hAnsiTheme="minorHAnsi" w:cstheme="minorHAnsi"/>
                <w:b/>
                <w:color w:val="auto"/>
                <w:sz w:val="22"/>
                <w:szCs w:val="22"/>
              </w:rPr>
              <w:t>:</w:t>
            </w:r>
            <w:r w:rsidRPr="00BD5D6C">
              <w:rPr>
                <w:rFonts w:asciiTheme="minorHAnsi" w:hAnsiTheme="minorHAnsi" w:cstheme="minorHAnsi"/>
                <w:color w:val="auto"/>
                <w:sz w:val="22"/>
                <w:szCs w:val="22"/>
              </w:rPr>
              <w:t xml:space="preserve"> The Y-location on the court.</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r w:rsidRPr="00BD5D6C">
              <w:rPr>
                <w:rFonts w:asciiTheme="minorHAnsi" w:hAnsiTheme="minorHAnsi" w:cstheme="minorHAnsi"/>
                <w:b/>
                <w:color w:val="auto"/>
                <w:sz w:val="22"/>
                <w:szCs w:val="22"/>
              </w:rPr>
              <w:t>Lon:</w:t>
            </w:r>
            <w:r w:rsidRPr="00BD5D6C">
              <w:rPr>
                <w:rFonts w:asciiTheme="minorHAnsi" w:hAnsiTheme="minorHAnsi" w:cstheme="minorHAnsi"/>
                <w:color w:val="auto"/>
                <w:sz w:val="22"/>
                <w:szCs w:val="22"/>
              </w:rPr>
              <w:t xml:space="preserve"> The longitude of Kobe’s position during the shot attempt.</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proofErr w:type="spellStart"/>
            <w:r w:rsidRPr="00BD5D6C">
              <w:rPr>
                <w:rFonts w:asciiTheme="minorHAnsi" w:hAnsiTheme="minorHAnsi" w:cstheme="minorHAnsi"/>
                <w:b/>
                <w:color w:val="auto"/>
                <w:sz w:val="22"/>
                <w:szCs w:val="22"/>
              </w:rPr>
              <w:t>minutes_remaining</w:t>
            </w:r>
            <w:proofErr w:type="spellEnd"/>
            <w:r w:rsidRPr="00BD5D6C">
              <w:rPr>
                <w:rFonts w:asciiTheme="minorHAnsi" w:hAnsiTheme="minorHAnsi" w:cstheme="minorHAnsi"/>
                <w:b/>
                <w:color w:val="auto"/>
                <w:sz w:val="22"/>
                <w:szCs w:val="22"/>
              </w:rPr>
              <w:t>:</w:t>
            </w:r>
            <w:r w:rsidRPr="00BD5D6C">
              <w:rPr>
                <w:rFonts w:asciiTheme="minorHAnsi" w:hAnsiTheme="minorHAnsi" w:cstheme="minorHAnsi"/>
                <w:color w:val="auto"/>
                <w:sz w:val="22"/>
                <w:szCs w:val="22"/>
              </w:rPr>
              <w:t xml:space="preserve"> The minutes remaining in the specific match</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r w:rsidRPr="00BD5D6C">
              <w:rPr>
                <w:rFonts w:asciiTheme="minorHAnsi" w:hAnsiTheme="minorHAnsi" w:cstheme="minorHAnsi"/>
                <w:b/>
                <w:color w:val="auto"/>
                <w:sz w:val="22"/>
                <w:szCs w:val="22"/>
              </w:rPr>
              <w:t>period</w:t>
            </w:r>
            <w:r w:rsidRPr="00BD5D6C">
              <w:rPr>
                <w:rFonts w:asciiTheme="minorHAnsi" w:hAnsiTheme="minorHAnsi" w:cstheme="minorHAnsi"/>
                <w:color w:val="auto"/>
                <w:sz w:val="22"/>
                <w:szCs w:val="22"/>
              </w:rPr>
              <w:t>: The period in the specific match</w:t>
            </w:r>
          </w:p>
          <w:p w:rsidR="00BD5D6C" w:rsidRPr="00BD5D6C" w:rsidRDefault="00BD5D6C" w:rsidP="00D96EA1">
            <w:pPr>
              <w:pStyle w:val="Heading3"/>
              <w:numPr>
                <w:ilvl w:val="0"/>
                <w:numId w:val="6"/>
              </w:numPr>
              <w:jc w:val="both"/>
              <w:outlineLvl w:val="2"/>
              <w:rPr>
                <w:rFonts w:asciiTheme="minorHAnsi" w:hAnsiTheme="minorHAnsi" w:cstheme="minorHAnsi"/>
                <w:b/>
                <w:color w:val="auto"/>
                <w:sz w:val="22"/>
                <w:szCs w:val="22"/>
              </w:rPr>
            </w:pPr>
            <w:r w:rsidRPr="00BD5D6C">
              <w:rPr>
                <w:rFonts w:asciiTheme="minorHAnsi" w:hAnsiTheme="minorHAnsi" w:cstheme="minorHAnsi"/>
                <w:b/>
                <w:color w:val="auto"/>
                <w:sz w:val="22"/>
                <w:szCs w:val="22"/>
              </w:rPr>
              <w:t xml:space="preserve">playoffs:  </w:t>
            </w:r>
            <w:r w:rsidRPr="00BD5D6C">
              <w:rPr>
                <w:rFonts w:asciiTheme="minorHAnsi" w:hAnsiTheme="minorHAnsi" w:cstheme="minorHAnsi"/>
                <w:color w:val="auto"/>
                <w:sz w:val="22"/>
                <w:szCs w:val="22"/>
              </w:rPr>
              <w:t>binary, 1/0 values</w:t>
            </w:r>
          </w:p>
          <w:p w:rsidR="00BD5D6C" w:rsidRPr="00BD5D6C" w:rsidRDefault="00BD5D6C" w:rsidP="00D96EA1">
            <w:pPr>
              <w:pStyle w:val="Heading3"/>
              <w:numPr>
                <w:ilvl w:val="0"/>
                <w:numId w:val="6"/>
              </w:numPr>
              <w:jc w:val="both"/>
              <w:outlineLvl w:val="2"/>
              <w:rPr>
                <w:rFonts w:asciiTheme="minorHAnsi" w:hAnsiTheme="minorHAnsi" w:cstheme="minorHAnsi"/>
                <w:b/>
                <w:color w:val="auto"/>
                <w:sz w:val="22"/>
                <w:szCs w:val="22"/>
              </w:rPr>
            </w:pPr>
            <w:proofErr w:type="spellStart"/>
            <w:r w:rsidRPr="00BD5D6C">
              <w:rPr>
                <w:rFonts w:asciiTheme="minorHAnsi" w:hAnsiTheme="minorHAnsi" w:cstheme="minorHAnsi"/>
                <w:b/>
                <w:color w:val="auto"/>
                <w:sz w:val="22"/>
                <w:szCs w:val="22"/>
              </w:rPr>
              <w:t>recId</w:t>
            </w:r>
            <w:proofErr w:type="spellEnd"/>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r w:rsidRPr="00BD5D6C">
              <w:rPr>
                <w:rFonts w:asciiTheme="minorHAnsi" w:hAnsiTheme="minorHAnsi" w:cstheme="minorHAnsi"/>
                <w:b/>
                <w:color w:val="auto"/>
                <w:sz w:val="22"/>
                <w:szCs w:val="22"/>
              </w:rPr>
              <w:t>seconds_remaining:</w:t>
            </w:r>
            <w:r w:rsidRPr="00BD5D6C">
              <w:rPr>
                <w:rFonts w:asciiTheme="minorHAnsi" w:hAnsiTheme="minorHAnsi" w:cstheme="minorHAnsi"/>
                <w:color w:val="auto"/>
                <w:sz w:val="22"/>
                <w:szCs w:val="22"/>
              </w:rPr>
              <w:t xml:space="preserve"> The seconds remaining in the specific match</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proofErr w:type="spellStart"/>
            <w:r w:rsidRPr="00BD5D6C">
              <w:rPr>
                <w:rFonts w:asciiTheme="minorHAnsi" w:hAnsiTheme="minorHAnsi" w:cstheme="minorHAnsi"/>
                <w:b/>
                <w:color w:val="auto"/>
                <w:sz w:val="22"/>
                <w:szCs w:val="22"/>
              </w:rPr>
              <w:t>shot_distance</w:t>
            </w:r>
            <w:proofErr w:type="spellEnd"/>
            <w:r w:rsidRPr="00BD5D6C">
              <w:rPr>
                <w:rFonts w:asciiTheme="minorHAnsi" w:hAnsiTheme="minorHAnsi" w:cstheme="minorHAnsi"/>
                <w:b/>
                <w:color w:val="auto"/>
                <w:sz w:val="22"/>
                <w:szCs w:val="22"/>
              </w:rPr>
              <w:t>: The</w:t>
            </w:r>
            <w:r w:rsidRPr="00BD5D6C">
              <w:rPr>
                <w:rFonts w:asciiTheme="minorHAnsi" w:hAnsiTheme="minorHAnsi" w:cstheme="minorHAnsi"/>
                <w:color w:val="auto"/>
                <w:sz w:val="22"/>
                <w:szCs w:val="22"/>
              </w:rPr>
              <w:t xml:space="preserve"> distance from which the shot was attempted, in ft.</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proofErr w:type="spellStart"/>
            <w:r w:rsidRPr="00BD5D6C">
              <w:rPr>
                <w:rFonts w:asciiTheme="minorHAnsi" w:hAnsiTheme="minorHAnsi" w:cstheme="minorHAnsi"/>
                <w:b/>
                <w:color w:val="auto"/>
                <w:sz w:val="22"/>
                <w:szCs w:val="22"/>
              </w:rPr>
              <w:t>shot_id</w:t>
            </w:r>
            <w:proofErr w:type="spellEnd"/>
            <w:r w:rsidRPr="00BD5D6C">
              <w:rPr>
                <w:rFonts w:asciiTheme="minorHAnsi" w:hAnsiTheme="minorHAnsi" w:cstheme="minorHAnsi"/>
                <w:b/>
                <w:color w:val="auto"/>
                <w:sz w:val="22"/>
                <w:szCs w:val="22"/>
              </w:rPr>
              <w:t>:</w:t>
            </w:r>
            <w:r w:rsidRPr="00BD5D6C">
              <w:rPr>
                <w:rFonts w:asciiTheme="minorHAnsi" w:hAnsiTheme="minorHAnsi" w:cstheme="minorHAnsi"/>
                <w:color w:val="auto"/>
                <w:sz w:val="22"/>
                <w:szCs w:val="22"/>
              </w:rPr>
              <w:t xml:space="preserve"> (from 1 to 30,697) of the attempted shot</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proofErr w:type="spellStart"/>
            <w:r w:rsidRPr="00BD5D6C">
              <w:rPr>
                <w:rFonts w:asciiTheme="minorHAnsi" w:hAnsiTheme="minorHAnsi" w:cstheme="minorHAnsi"/>
                <w:b/>
                <w:color w:val="auto"/>
                <w:sz w:val="22"/>
                <w:szCs w:val="22"/>
              </w:rPr>
              <w:t>shot_made_flag</w:t>
            </w:r>
            <w:proofErr w:type="spellEnd"/>
            <w:r w:rsidRPr="00BD5D6C">
              <w:rPr>
                <w:rFonts w:asciiTheme="minorHAnsi" w:hAnsiTheme="minorHAnsi" w:cstheme="minorHAnsi"/>
                <w:b/>
                <w:color w:val="auto"/>
                <w:sz w:val="22"/>
                <w:szCs w:val="22"/>
              </w:rPr>
              <w:t>:</w:t>
            </w:r>
            <w:r w:rsidRPr="00BD5D6C">
              <w:rPr>
                <w:rFonts w:asciiTheme="minorHAnsi" w:hAnsiTheme="minorHAnsi" w:cstheme="minorHAnsi"/>
                <w:color w:val="auto"/>
                <w:sz w:val="22"/>
                <w:szCs w:val="22"/>
              </w:rPr>
              <w:t xml:space="preserve"> it is response variable and indicates if shot was successful (as 1) or not (as 0)</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proofErr w:type="spellStart"/>
            <w:r w:rsidRPr="00BD5D6C">
              <w:rPr>
                <w:rFonts w:asciiTheme="minorHAnsi" w:hAnsiTheme="minorHAnsi" w:cstheme="minorHAnsi"/>
                <w:b/>
                <w:color w:val="auto"/>
                <w:sz w:val="22"/>
                <w:szCs w:val="22"/>
              </w:rPr>
              <w:t>team_id</w:t>
            </w:r>
            <w:proofErr w:type="spellEnd"/>
            <w:r w:rsidRPr="00BD5D6C">
              <w:rPr>
                <w:rFonts w:asciiTheme="minorHAnsi" w:hAnsiTheme="minorHAnsi" w:cstheme="minorHAnsi"/>
                <w:color w:val="auto"/>
                <w:sz w:val="22"/>
                <w:szCs w:val="22"/>
              </w:rPr>
              <w:t>: ID of Kobe’s team. Always the Lakers, so removed</w:t>
            </w:r>
          </w:p>
          <w:p w:rsidR="00BD5D6C" w:rsidRPr="00BD5D6C" w:rsidRDefault="00BD5D6C" w:rsidP="00D96EA1">
            <w:pPr>
              <w:jc w:val="both"/>
              <w:rPr>
                <w:rFonts w:cstheme="minorHAnsi"/>
                <w:sz w:val="22"/>
                <w:szCs w:val="22"/>
              </w:rPr>
            </w:pPr>
          </w:p>
        </w:tc>
      </w:tr>
    </w:tbl>
    <w:p w:rsidR="00BD5D6C" w:rsidRDefault="00BD5D6C" w:rsidP="00D96EA1">
      <w:pPr>
        <w:jc w:val="both"/>
        <w:rPr>
          <w:rFonts w:cstheme="minorHAnsi"/>
          <w:bCs/>
        </w:rPr>
      </w:pPr>
    </w:p>
    <w:p w:rsidR="00CE741F" w:rsidRPr="00BD5D6C" w:rsidRDefault="00CE741F" w:rsidP="00CE741F">
      <w:pPr>
        <w:spacing w:line="288" w:lineRule="auto"/>
        <w:jc w:val="both"/>
        <w:rPr>
          <w:rFonts w:cstheme="minorHAnsi"/>
          <w:b/>
        </w:rPr>
      </w:pPr>
      <w:r w:rsidRPr="00BD5D6C">
        <w:rPr>
          <w:rFonts w:cstheme="minorHAnsi"/>
          <w:b/>
        </w:rPr>
        <w:t>RESULTS AND DISCUSSIONS</w:t>
      </w:r>
    </w:p>
    <w:p w:rsidR="00BD5D6C" w:rsidRPr="00570CFD" w:rsidRDefault="00CE741F" w:rsidP="00570CFD">
      <w:pPr>
        <w:pStyle w:val="Heading2"/>
        <w:numPr>
          <w:ilvl w:val="0"/>
          <w:numId w:val="0"/>
        </w:numPr>
        <w:jc w:val="both"/>
        <w:rPr>
          <w:rFonts w:asciiTheme="minorHAnsi" w:hAnsiTheme="minorHAnsi" w:cstheme="minorHAnsi"/>
          <w:b/>
          <w:color w:val="auto"/>
          <w:sz w:val="22"/>
          <w:szCs w:val="22"/>
        </w:rPr>
      </w:pPr>
      <w:r>
        <w:rPr>
          <w:rFonts w:asciiTheme="minorHAnsi" w:hAnsiTheme="minorHAnsi" w:cstheme="minorHAnsi"/>
          <w:b/>
          <w:color w:val="auto"/>
          <w:sz w:val="22"/>
          <w:szCs w:val="22"/>
        </w:rPr>
        <w:t>Exploratory Data Analysis</w:t>
      </w:r>
    </w:p>
    <w:p w:rsidR="00BD5D6C" w:rsidRPr="00570CFD" w:rsidRDefault="00BD5D6C" w:rsidP="00570CFD">
      <w:pPr>
        <w:jc w:val="both"/>
        <w:rPr>
          <w:rFonts w:cstheme="minorHAnsi"/>
        </w:rPr>
      </w:pPr>
      <w:r w:rsidRPr="00570CFD">
        <w:rPr>
          <w:rFonts w:cstheme="minorHAnsi"/>
        </w:rPr>
        <w:t xml:space="preserve">We explored the remaining predictors to find meaningful relationships with </w:t>
      </w:r>
      <w:proofErr w:type="spellStart"/>
      <w:r w:rsidRPr="00570CFD">
        <w:rPr>
          <w:rFonts w:cstheme="minorHAnsi"/>
        </w:rPr>
        <w:t>shot_made_flag</w:t>
      </w:r>
      <w:proofErr w:type="spellEnd"/>
      <w:r w:rsidRPr="00570CFD">
        <w:rPr>
          <w:rFonts w:cstheme="minorHAnsi"/>
        </w:rPr>
        <w:t xml:space="preserve">. First, we looked for correlation between variables </w:t>
      </w:r>
    </w:p>
    <w:p w:rsidR="00CE741F" w:rsidRDefault="00BD5D6C" w:rsidP="00CB111A">
      <w:pPr>
        <w:ind w:left="720"/>
        <w:rPr>
          <w:rFonts w:cstheme="minorHAnsi"/>
          <w:noProof/>
        </w:rPr>
        <w:pPrChange w:id="30" w:author="A Alford" w:date="2019-04-10T06:13:00Z">
          <w:pPr/>
        </w:pPrChange>
      </w:pPr>
      <w:r w:rsidRPr="00BD5D6C">
        <w:rPr>
          <w:noProof/>
        </w:rPr>
        <w:lastRenderedPageBreak/>
        <w:drawing>
          <wp:inline distT="0" distB="0" distL="0" distR="0" wp14:anchorId="17E5A42F" wp14:editId="5FD85013">
            <wp:extent cx="2014538" cy="1682922"/>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3.tiff"/>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6336" cy="1726194"/>
                    </a:xfrm>
                    <a:prstGeom prst="rect">
                      <a:avLst/>
                    </a:prstGeom>
                  </pic:spPr>
                </pic:pic>
              </a:graphicData>
            </a:graphic>
          </wp:inline>
        </w:drawing>
      </w:r>
      <w:r w:rsidR="00CE741F">
        <w:rPr>
          <w:rFonts w:cstheme="minorHAnsi"/>
          <w:noProof/>
        </w:rPr>
        <w:t xml:space="preserve">        </w:t>
      </w:r>
      <w:r w:rsidR="00CE741F">
        <w:rPr>
          <w:rFonts w:cstheme="minorHAnsi"/>
          <w:noProof/>
        </w:rPr>
        <w:drawing>
          <wp:inline distT="0" distB="0" distL="0" distR="0" wp14:anchorId="71564735">
            <wp:extent cx="2316480" cy="1542415"/>
            <wp:effectExtent l="0" t="0" r="762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6480" cy="1542415"/>
                    </a:xfrm>
                    <a:prstGeom prst="rect">
                      <a:avLst/>
                    </a:prstGeom>
                    <a:noFill/>
                  </pic:spPr>
                </pic:pic>
              </a:graphicData>
            </a:graphic>
          </wp:inline>
        </w:drawing>
      </w:r>
    </w:p>
    <w:p w:rsidR="00570CFD" w:rsidRPr="00CE741F" w:rsidRDefault="00CE741F" w:rsidP="00CE741F">
      <w:pPr>
        <w:rPr>
          <w:rFonts w:cstheme="minorHAnsi"/>
        </w:rPr>
      </w:pPr>
      <w:r>
        <w:rPr>
          <w:rFonts w:cstheme="minorHAnsi"/>
          <w:b/>
        </w:rPr>
        <w:t xml:space="preserve">                           </w:t>
      </w:r>
      <w:r w:rsidR="00570CFD" w:rsidRPr="00CE741F">
        <w:rPr>
          <w:rFonts w:cstheme="minorHAnsi"/>
          <w:b/>
        </w:rPr>
        <w:t xml:space="preserve">Figure 1. </w:t>
      </w:r>
      <w:r w:rsidR="002D29EE" w:rsidRPr="00CE741F">
        <w:rPr>
          <w:rFonts w:cstheme="minorHAnsi"/>
          <w:b/>
        </w:rPr>
        <w:t>Title….</w:t>
      </w:r>
      <w:r>
        <w:rPr>
          <w:rFonts w:cstheme="minorHAnsi"/>
          <w:b/>
        </w:rPr>
        <w:t xml:space="preserve">                                       Figure 2</w:t>
      </w:r>
    </w:p>
    <w:p w:rsidR="00BD5D6C" w:rsidRPr="00570CFD" w:rsidDel="00CB111A" w:rsidRDefault="00BD5D6C" w:rsidP="00CE741F">
      <w:pPr>
        <w:spacing w:after="0"/>
        <w:jc w:val="both"/>
        <w:rPr>
          <w:del w:id="31" w:author="A Alford" w:date="2019-04-10T06:15:00Z"/>
          <w:rFonts w:cstheme="minorHAnsi"/>
        </w:rPr>
      </w:pPr>
      <w:r w:rsidRPr="00570CFD">
        <w:rPr>
          <w:rFonts w:cstheme="minorHAnsi"/>
          <w:b/>
        </w:rPr>
        <w:t>Figure 1</w:t>
      </w:r>
      <w:r w:rsidRPr="00570CFD">
        <w:rPr>
          <w:rFonts w:cstheme="minorHAnsi"/>
        </w:rPr>
        <w:t xml:space="preserve"> shows there is high correlation between </w:t>
      </w:r>
      <w:proofErr w:type="spellStart"/>
      <w:r w:rsidRPr="00570CFD">
        <w:rPr>
          <w:rFonts w:cstheme="minorHAnsi"/>
        </w:rPr>
        <w:t>loc_y</w:t>
      </w:r>
      <w:proofErr w:type="spellEnd"/>
      <w:r w:rsidRPr="00570CFD">
        <w:rPr>
          <w:rFonts w:cstheme="minorHAnsi"/>
        </w:rPr>
        <w:t xml:space="preserve"> and </w:t>
      </w:r>
      <w:proofErr w:type="spellStart"/>
      <w:r w:rsidRPr="00570CFD">
        <w:rPr>
          <w:rFonts w:cstheme="minorHAnsi"/>
        </w:rPr>
        <w:t>lat</w:t>
      </w:r>
      <w:proofErr w:type="spellEnd"/>
      <w:r w:rsidRPr="00570CFD">
        <w:rPr>
          <w:rFonts w:cstheme="minorHAnsi"/>
        </w:rPr>
        <w:t xml:space="preserve"> and </w:t>
      </w:r>
      <w:proofErr w:type="spellStart"/>
      <w:r w:rsidRPr="00570CFD">
        <w:rPr>
          <w:rFonts w:cstheme="minorHAnsi"/>
        </w:rPr>
        <w:t>shot_distance</w:t>
      </w:r>
      <w:proofErr w:type="spellEnd"/>
      <w:r w:rsidRPr="00570CFD">
        <w:rPr>
          <w:rFonts w:cstheme="minorHAnsi"/>
        </w:rPr>
        <w:t xml:space="preserve"> which make sense because </w:t>
      </w:r>
      <w:proofErr w:type="spellStart"/>
      <w:r w:rsidRPr="00570CFD">
        <w:rPr>
          <w:rFonts w:cstheme="minorHAnsi"/>
        </w:rPr>
        <w:t>loc_y</w:t>
      </w:r>
      <w:proofErr w:type="spellEnd"/>
      <w:r w:rsidRPr="00570CFD">
        <w:rPr>
          <w:rFonts w:cstheme="minorHAnsi"/>
        </w:rPr>
        <w:t xml:space="preserve">, </w:t>
      </w:r>
      <w:proofErr w:type="spellStart"/>
      <w:r w:rsidRPr="00570CFD">
        <w:rPr>
          <w:rFonts w:cstheme="minorHAnsi"/>
        </w:rPr>
        <w:t>lat</w:t>
      </w:r>
      <w:proofErr w:type="spellEnd"/>
      <w:r w:rsidRPr="00570CFD">
        <w:rPr>
          <w:rFonts w:cstheme="minorHAnsi"/>
        </w:rPr>
        <w:t xml:space="preserve"> shows distance from basket. Additionally, there is high correlation between attendance and average noise db. </w:t>
      </w:r>
    </w:p>
    <w:p w:rsidR="00BD5D6C" w:rsidRPr="00BD5D6C" w:rsidRDefault="00BD5D6C" w:rsidP="00CB111A">
      <w:pPr>
        <w:spacing w:after="0"/>
        <w:jc w:val="both"/>
        <w:rPr>
          <w:rFonts w:cstheme="minorHAnsi"/>
        </w:rPr>
        <w:pPrChange w:id="32" w:author="A Alford" w:date="2019-04-10T06:15:00Z">
          <w:pPr>
            <w:pStyle w:val="Heading2"/>
            <w:numPr>
              <w:ilvl w:val="0"/>
              <w:numId w:val="0"/>
            </w:numPr>
            <w:ind w:left="0"/>
            <w:jc w:val="both"/>
          </w:pPr>
        </w:pPrChange>
      </w:pPr>
      <w:r w:rsidRPr="00BD5D6C">
        <w:rPr>
          <w:rFonts w:eastAsiaTheme="minorHAnsi" w:cstheme="minorHAnsi"/>
        </w:rPr>
        <w:t xml:space="preserve">Next, we examined location data as shown in </w:t>
      </w:r>
      <w:r w:rsidRPr="00CE741F">
        <w:rPr>
          <w:rFonts w:eastAsiaTheme="minorHAnsi" w:cstheme="minorHAnsi"/>
          <w:b/>
        </w:rPr>
        <w:t>Figure 2</w:t>
      </w:r>
      <w:r w:rsidRPr="00BD5D6C">
        <w:rPr>
          <w:rFonts w:eastAsiaTheme="minorHAnsi" w:cstheme="minorHAnsi"/>
        </w:rPr>
        <w:t xml:space="preserve">.  By plotting </w:t>
      </w:r>
      <w:proofErr w:type="spellStart"/>
      <w:r w:rsidRPr="00BD5D6C">
        <w:rPr>
          <w:rFonts w:eastAsiaTheme="minorHAnsi" w:cstheme="minorHAnsi"/>
        </w:rPr>
        <w:t>loc_y</w:t>
      </w:r>
      <w:proofErr w:type="spellEnd"/>
      <w:r w:rsidRPr="00BD5D6C">
        <w:rPr>
          <w:rFonts w:eastAsiaTheme="minorHAnsi" w:cstheme="minorHAnsi"/>
        </w:rPr>
        <w:t xml:space="preserve"> vs. </w:t>
      </w:r>
      <w:proofErr w:type="spellStart"/>
      <w:r w:rsidRPr="00BD5D6C">
        <w:rPr>
          <w:rFonts w:eastAsiaTheme="minorHAnsi" w:cstheme="minorHAnsi"/>
        </w:rPr>
        <w:t>loc_x</w:t>
      </w:r>
      <w:proofErr w:type="spellEnd"/>
      <w:r w:rsidRPr="00BD5D6C">
        <w:rPr>
          <w:rFonts w:eastAsiaTheme="minorHAnsi" w:cstheme="minorHAnsi"/>
        </w:rPr>
        <w:t xml:space="preserve"> a visualization of the shots Kobe made and missed by location is depicted. It is rather difficult at first glance to discern any differences. One point that becomes obvious, however, is the impact of range. There are many more misses than makes at longer ranges, meaning the 3-point line and beyond. Within the 3-point area the data is too noisy to analyze.</w:t>
      </w:r>
      <w:r w:rsidRPr="00BD5D6C">
        <w:rPr>
          <w:rFonts w:cstheme="minorHAnsi"/>
        </w:rPr>
        <w:t xml:space="preserve"> </w:t>
      </w:r>
    </w:p>
    <w:p w:rsidR="00BD5D6C" w:rsidRPr="002D29EE" w:rsidRDefault="00BD5D6C" w:rsidP="002D29EE">
      <w:pPr>
        <w:jc w:val="both"/>
        <w:rPr>
          <w:rFonts w:cstheme="minorHAnsi"/>
        </w:rPr>
      </w:pPr>
      <w:r w:rsidRPr="002D29EE">
        <w:rPr>
          <w:rFonts w:cstheme="minorHAnsi"/>
          <w:b/>
        </w:rPr>
        <w:t>Figure 3</w:t>
      </w:r>
      <w:r w:rsidRPr="002D29EE">
        <w:rPr>
          <w:rFonts w:cstheme="minorHAnsi"/>
        </w:rPr>
        <w:t xml:space="preserve"> provides a visualization of shot_zone_area, showing the on-court representation of each zone.  The accuracy of shots in each zone shown in </w:t>
      </w:r>
      <w:r w:rsidR="002D29EE" w:rsidRPr="002D29EE">
        <w:rPr>
          <w:rFonts w:cstheme="minorHAnsi"/>
          <w:b/>
        </w:rPr>
        <w:t>F</w:t>
      </w:r>
      <w:r w:rsidRPr="002D29EE">
        <w:rPr>
          <w:rFonts w:cstheme="minorHAnsi"/>
          <w:b/>
        </w:rPr>
        <w:t>igure 4</w:t>
      </w:r>
      <w:r w:rsidRPr="002D29EE">
        <w:rPr>
          <w:rFonts w:cstheme="minorHAnsi"/>
        </w:rPr>
        <w:t xml:space="preserve">. As expected, the accuracy for shots from the backcourt is extremely low.  </w:t>
      </w:r>
    </w:p>
    <w:p w:rsidR="00BD5D6C" w:rsidRPr="00BD5D6C" w:rsidRDefault="00BD5D6C" w:rsidP="00D96EA1">
      <w:pPr>
        <w:pStyle w:val="ListParagraph"/>
        <w:ind w:left="2160"/>
        <w:jc w:val="both"/>
        <w:rPr>
          <w:rFonts w:cstheme="minorHAnsi"/>
        </w:rPr>
      </w:pPr>
      <w:r w:rsidRPr="00BD5D6C">
        <w:rPr>
          <w:rFonts w:cstheme="minorHAnsi"/>
        </w:rPr>
        <w:t xml:space="preserve"> </w:t>
      </w:r>
      <w:r w:rsidRPr="00BD5D6C">
        <w:rPr>
          <w:rFonts w:cstheme="minorHAnsi"/>
          <w:noProof/>
        </w:rPr>
        <w:drawing>
          <wp:inline distT="0" distB="0" distL="0" distR="0" wp14:anchorId="6F45A9A9" wp14:editId="5E8AABB5">
            <wp:extent cx="2411730" cy="1607820"/>
            <wp:effectExtent l="0" t="0" r="762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ot5.tif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25274" cy="1616849"/>
                    </a:xfrm>
                    <a:prstGeom prst="rect">
                      <a:avLst/>
                    </a:prstGeom>
                  </pic:spPr>
                </pic:pic>
              </a:graphicData>
            </a:graphic>
          </wp:inline>
        </w:drawing>
      </w:r>
      <w:r w:rsidRPr="00BD5D6C">
        <w:rPr>
          <w:rFonts w:cstheme="minorHAnsi"/>
          <w:noProof/>
        </w:rPr>
        <w:drawing>
          <wp:inline distT="0" distB="0" distL="0" distR="0" wp14:anchorId="08EA2D94" wp14:editId="1AE32CAF">
            <wp:extent cx="1706880" cy="1466312"/>
            <wp:effectExtent l="0" t="0" r="7620" b="63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5.tif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16116" cy="1474247"/>
                    </a:xfrm>
                    <a:prstGeom prst="rect">
                      <a:avLst/>
                    </a:prstGeom>
                  </pic:spPr>
                </pic:pic>
              </a:graphicData>
            </a:graphic>
          </wp:inline>
        </w:drawing>
      </w:r>
    </w:p>
    <w:p w:rsidR="00BD5D6C" w:rsidRPr="002D29EE" w:rsidRDefault="00BD5D6C" w:rsidP="00D96EA1">
      <w:pPr>
        <w:pStyle w:val="ListParagraph"/>
        <w:ind w:left="2160"/>
        <w:jc w:val="both"/>
        <w:rPr>
          <w:rFonts w:cstheme="minorHAnsi"/>
          <w:b/>
        </w:rPr>
      </w:pPr>
      <w:r w:rsidRPr="002D29EE">
        <w:rPr>
          <w:rFonts w:cstheme="minorHAnsi"/>
          <w:b/>
        </w:rPr>
        <w:t xml:space="preserve">Figure 3 </w:t>
      </w:r>
      <w:proofErr w:type="gramStart"/>
      <w:r w:rsidR="00537DB8">
        <w:rPr>
          <w:rFonts w:cstheme="minorHAnsi"/>
          <w:b/>
        </w:rPr>
        <w:t>…..</w:t>
      </w:r>
      <w:proofErr w:type="gramEnd"/>
      <w:r w:rsidRPr="002D29EE">
        <w:rPr>
          <w:rFonts w:cstheme="minorHAnsi"/>
          <w:b/>
        </w:rPr>
        <w:tab/>
      </w:r>
      <w:r w:rsidRPr="002D29EE">
        <w:rPr>
          <w:rFonts w:cstheme="minorHAnsi"/>
          <w:b/>
        </w:rPr>
        <w:tab/>
      </w:r>
      <w:r w:rsidRPr="002D29EE">
        <w:rPr>
          <w:rFonts w:cstheme="minorHAnsi"/>
          <w:b/>
        </w:rPr>
        <w:tab/>
      </w:r>
      <w:r w:rsidRPr="002D29EE">
        <w:rPr>
          <w:rFonts w:cstheme="minorHAnsi"/>
          <w:b/>
        </w:rPr>
        <w:tab/>
      </w:r>
      <w:r w:rsidRPr="002D29EE">
        <w:rPr>
          <w:rFonts w:cstheme="minorHAnsi"/>
          <w:b/>
        </w:rPr>
        <w:tab/>
        <w:t>Figure 4</w:t>
      </w:r>
      <w:r w:rsidR="00537DB8">
        <w:rPr>
          <w:rFonts w:cstheme="minorHAnsi"/>
          <w:b/>
        </w:rPr>
        <w:t xml:space="preserve">   Title</w:t>
      </w:r>
    </w:p>
    <w:p w:rsidR="00BD5D6C" w:rsidRPr="00537DB8" w:rsidRDefault="00BD5D6C" w:rsidP="00537DB8">
      <w:pPr>
        <w:jc w:val="both"/>
        <w:rPr>
          <w:rFonts w:cstheme="minorHAnsi"/>
        </w:rPr>
      </w:pPr>
      <w:r w:rsidRPr="00537DB8">
        <w:rPr>
          <w:rFonts w:cstheme="minorHAnsi"/>
        </w:rPr>
        <w:t xml:space="preserve">Now, we are looking at </w:t>
      </w:r>
      <w:proofErr w:type="spellStart"/>
      <w:r w:rsidRPr="00537DB8">
        <w:rPr>
          <w:rFonts w:cstheme="minorHAnsi"/>
        </w:rPr>
        <w:t>shot_zone_basic</w:t>
      </w:r>
      <w:proofErr w:type="spellEnd"/>
      <w:r w:rsidRPr="00537DB8">
        <w:rPr>
          <w:rFonts w:cstheme="minorHAnsi"/>
        </w:rPr>
        <w:t xml:space="preserve">. </w:t>
      </w:r>
      <w:r w:rsidRPr="00CB111A">
        <w:rPr>
          <w:rFonts w:cstheme="minorHAnsi"/>
          <w:b/>
          <w:rPrChange w:id="33" w:author="A Alford" w:date="2019-04-10T06:17:00Z">
            <w:rPr>
              <w:rFonts w:cstheme="minorHAnsi"/>
            </w:rPr>
          </w:rPrChange>
        </w:rPr>
        <w:t>Figure 5</w:t>
      </w:r>
      <w:r w:rsidRPr="00537DB8">
        <w:rPr>
          <w:rFonts w:cstheme="minorHAnsi"/>
        </w:rPr>
        <w:t xml:space="preserve"> provides a visualization of the on-court locations, and </w:t>
      </w:r>
      <w:r w:rsidRPr="00CB111A">
        <w:rPr>
          <w:rFonts w:cstheme="minorHAnsi"/>
          <w:b/>
          <w:rPrChange w:id="34" w:author="A Alford" w:date="2019-04-10T06:17:00Z">
            <w:rPr>
              <w:rFonts w:cstheme="minorHAnsi"/>
            </w:rPr>
          </w:rPrChange>
        </w:rPr>
        <w:t>Figure 6</w:t>
      </w:r>
      <w:r w:rsidRPr="00537DB8">
        <w:rPr>
          <w:rFonts w:cstheme="minorHAnsi"/>
        </w:rPr>
        <w:t xml:space="preserve"> </w:t>
      </w:r>
      <w:ins w:id="35" w:author="A Alford" w:date="2019-04-10T06:17:00Z">
        <w:r w:rsidR="00CB111A">
          <w:rPr>
            <w:rFonts w:cstheme="minorHAnsi"/>
          </w:rPr>
          <w:t xml:space="preserve">shows </w:t>
        </w:r>
      </w:ins>
      <w:r w:rsidRPr="00537DB8">
        <w:rPr>
          <w:rFonts w:cstheme="minorHAnsi"/>
        </w:rPr>
        <w:t xml:space="preserve">the accuracy and number of shots by location.  Kobe’s accuracy by </w:t>
      </w:r>
      <w:proofErr w:type="spellStart"/>
      <w:r w:rsidRPr="00537DB8">
        <w:rPr>
          <w:rFonts w:cstheme="minorHAnsi"/>
        </w:rPr>
        <w:t>shot_zone_basic</w:t>
      </w:r>
      <w:proofErr w:type="spellEnd"/>
      <w:r w:rsidRPr="00537DB8">
        <w:rPr>
          <w:rFonts w:cstheme="minorHAnsi"/>
        </w:rPr>
        <w:t xml:space="preserve"> </w:t>
      </w:r>
      <w:proofErr w:type="gramStart"/>
      <w:r w:rsidRPr="00537DB8">
        <w:rPr>
          <w:rFonts w:cstheme="minorHAnsi"/>
        </w:rPr>
        <w:t>actually varies</w:t>
      </w:r>
      <w:proofErr w:type="gramEnd"/>
      <w:r w:rsidRPr="00537DB8">
        <w:rPr>
          <w:rFonts w:cstheme="minorHAnsi"/>
        </w:rPr>
        <w:t xml:space="preserve"> substantially and surprisingly, Kobe’s left corner accuracy is higher than</w:t>
      </w:r>
      <w:ins w:id="36" w:author="A Alford" w:date="2019-04-10T06:17:00Z">
        <w:r w:rsidR="00504CCC">
          <w:rPr>
            <w:rFonts w:cstheme="minorHAnsi"/>
          </w:rPr>
          <w:t xml:space="preserve"> his</w:t>
        </w:r>
      </w:ins>
      <w:r w:rsidRPr="00537DB8">
        <w:rPr>
          <w:rFonts w:cstheme="minorHAnsi"/>
        </w:rPr>
        <w:t xml:space="preserve"> right corner accuracy. </w:t>
      </w:r>
    </w:p>
    <w:p w:rsidR="00BD5D6C" w:rsidRPr="00BD5D6C" w:rsidRDefault="00BD5D6C" w:rsidP="00D96EA1">
      <w:pPr>
        <w:pStyle w:val="ListParagraph"/>
        <w:jc w:val="both"/>
        <w:rPr>
          <w:rFonts w:cstheme="minorHAnsi"/>
        </w:rPr>
      </w:pPr>
    </w:p>
    <w:p w:rsidR="00BD5D6C" w:rsidRPr="00BD5D6C" w:rsidRDefault="00BD5D6C" w:rsidP="00D96EA1">
      <w:pPr>
        <w:pStyle w:val="ListParagraph"/>
        <w:jc w:val="both"/>
        <w:rPr>
          <w:rFonts w:cstheme="minorHAnsi"/>
        </w:rPr>
      </w:pPr>
      <w:r w:rsidRPr="00BD5D6C">
        <w:rPr>
          <w:rFonts w:cstheme="minorHAnsi"/>
          <w:noProof/>
        </w:rPr>
        <w:lastRenderedPageBreak/>
        <w:drawing>
          <wp:inline distT="0" distB="0" distL="0" distR="0" wp14:anchorId="1835E59B" wp14:editId="66B62F57">
            <wp:extent cx="2600325" cy="1733550"/>
            <wp:effectExtent l="0" t="0" r="9525" b="0"/>
            <wp:docPr id="7" name="Picture 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6.tif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08958" cy="1739305"/>
                    </a:xfrm>
                    <a:prstGeom prst="rect">
                      <a:avLst/>
                    </a:prstGeom>
                  </pic:spPr>
                </pic:pic>
              </a:graphicData>
            </a:graphic>
          </wp:inline>
        </w:drawing>
      </w:r>
      <w:r w:rsidRPr="00BD5D6C">
        <w:rPr>
          <w:rFonts w:cstheme="minorHAnsi"/>
          <w:noProof/>
        </w:rPr>
        <w:drawing>
          <wp:inline distT="0" distB="0" distL="0" distR="0" wp14:anchorId="76431A1B" wp14:editId="074D8788">
            <wp:extent cx="2364582" cy="1576387"/>
            <wp:effectExtent l="0" t="0" r="0" b="508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ot7.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14983" cy="1609988"/>
                    </a:xfrm>
                    <a:prstGeom prst="rect">
                      <a:avLst/>
                    </a:prstGeom>
                  </pic:spPr>
                </pic:pic>
              </a:graphicData>
            </a:graphic>
          </wp:inline>
        </w:drawing>
      </w:r>
    </w:p>
    <w:p w:rsidR="00BD5D6C" w:rsidRPr="00537DB8" w:rsidRDefault="00BD5D6C" w:rsidP="00D96EA1">
      <w:pPr>
        <w:pStyle w:val="ListParagraph"/>
        <w:jc w:val="both"/>
        <w:rPr>
          <w:rFonts w:cstheme="minorHAnsi"/>
          <w:b/>
        </w:rPr>
      </w:pPr>
      <w:r w:rsidRPr="00537DB8">
        <w:rPr>
          <w:rFonts w:cstheme="minorHAnsi"/>
          <w:b/>
        </w:rPr>
        <w:t>Figure 5</w:t>
      </w:r>
      <w:r w:rsidRPr="00537DB8">
        <w:rPr>
          <w:rFonts w:cstheme="minorHAnsi"/>
          <w:b/>
        </w:rPr>
        <w:tab/>
      </w:r>
      <w:r w:rsidRPr="00537DB8">
        <w:rPr>
          <w:rFonts w:cstheme="minorHAnsi"/>
          <w:b/>
        </w:rPr>
        <w:tab/>
      </w:r>
      <w:r w:rsidRPr="00537DB8">
        <w:rPr>
          <w:rFonts w:cstheme="minorHAnsi"/>
          <w:b/>
        </w:rPr>
        <w:tab/>
      </w:r>
      <w:r w:rsidRPr="00537DB8">
        <w:rPr>
          <w:rFonts w:cstheme="minorHAnsi"/>
          <w:b/>
        </w:rPr>
        <w:tab/>
      </w:r>
      <w:r w:rsidRPr="00537DB8">
        <w:rPr>
          <w:rFonts w:cstheme="minorHAnsi"/>
          <w:b/>
        </w:rPr>
        <w:tab/>
      </w:r>
      <w:r w:rsidRPr="00537DB8">
        <w:rPr>
          <w:rFonts w:cstheme="minorHAnsi"/>
          <w:b/>
        </w:rPr>
        <w:tab/>
      </w:r>
      <w:r w:rsidRPr="00537DB8">
        <w:rPr>
          <w:rFonts w:cstheme="minorHAnsi"/>
          <w:b/>
        </w:rPr>
        <w:tab/>
        <w:t>Figure 6</w:t>
      </w:r>
    </w:p>
    <w:p w:rsidR="00BD5D6C" w:rsidRPr="00BD5D6C" w:rsidRDefault="00BD5D6C" w:rsidP="00D96EA1">
      <w:pPr>
        <w:pStyle w:val="ListParagraph"/>
        <w:jc w:val="both"/>
        <w:rPr>
          <w:rFonts w:cstheme="minorHAnsi"/>
        </w:rPr>
      </w:pPr>
    </w:p>
    <w:p w:rsidR="00836F61" w:rsidRPr="00BD5D6C" w:rsidRDefault="00C047CC" w:rsidP="0048469F">
      <w:pPr>
        <w:spacing w:line="288" w:lineRule="auto"/>
        <w:jc w:val="both"/>
        <w:rPr>
          <w:rFonts w:cstheme="minorHAnsi"/>
          <w:b/>
        </w:rPr>
      </w:pPr>
      <w:r w:rsidRPr="00BD5D6C">
        <w:rPr>
          <w:rFonts w:cstheme="minorHAnsi"/>
          <w:b/>
        </w:rPr>
        <w:t xml:space="preserve">Logistic Regression Model </w:t>
      </w:r>
      <w:r w:rsidR="006A7F47" w:rsidRPr="00BD5D6C">
        <w:rPr>
          <w:rFonts w:cstheme="minorHAnsi"/>
          <w:b/>
        </w:rPr>
        <w:t>More</w:t>
      </w:r>
      <w:r w:rsidRPr="00BD5D6C">
        <w:rPr>
          <w:rFonts w:cstheme="minorHAnsi"/>
          <w:b/>
        </w:rPr>
        <w:t xml:space="preserve"> Accurate at Predicting the fate of a shot</w:t>
      </w:r>
    </w:p>
    <w:p w:rsidR="00D3636B" w:rsidRDefault="003F4649" w:rsidP="0048469F">
      <w:pPr>
        <w:spacing w:line="288" w:lineRule="auto"/>
        <w:jc w:val="both"/>
        <w:rPr>
          <w:rFonts w:cstheme="minorHAnsi"/>
        </w:rPr>
      </w:pPr>
      <w:r w:rsidRPr="00BD5D6C">
        <w:rPr>
          <w:rFonts w:cstheme="minorHAnsi"/>
        </w:rPr>
        <w:t>To predict if Kobe’s next shot will go into the basket</w:t>
      </w:r>
      <w:r w:rsidR="00AC55BA" w:rsidRPr="00BD5D6C">
        <w:rPr>
          <w:rFonts w:cstheme="minorHAnsi"/>
        </w:rPr>
        <w:t>, t</w:t>
      </w:r>
      <w:r w:rsidRPr="00BD5D6C">
        <w:rPr>
          <w:rFonts w:cstheme="minorHAnsi"/>
        </w:rPr>
        <w:t xml:space="preserve">wo kinds of </w:t>
      </w:r>
      <w:r w:rsidR="00AC55BA" w:rsidRPr="00BD5D6C">
        <w:rPr>
          <w:rFonts w:cstheme="minorHAnsi"/>
        </w:rPr>
        <w:t xml:space="preserve">classification </w:t>
      </w:r>
      <w:r w:rsidRPr="00BD5D6C">
        <w:rPr>
          <w:rFonts w:cstheme="minorHAnsi"/>
        </w:rPr>
        <w:t>models were chosen</w:t>
      </w:r>
      <w:r w:rsidR="003D2CB6" w:rsidRPr="00BD5D6C">
        <w:rPr>
          <w:rFonts w:cstheme="minorHAnsi"/>
        </w:rPr>
        <w:t xml:space="preserve"> for comparison</w:t>
      </w:r>
      <w:r w:rsidRPr="00BD5D6C">
        <w:rPr>
          <w:rFonts w:cstheme="minorHAnsi"/>
        </w:rPr>
        <w:t xml:space="preserve">: </w:t>
      </w:r>
      <w:ins w:id="37" w:author="A Alford" w:date="2019-04-10T06:18:00Z">
        <w:r w:rsidR="00652DEE">
          <w:rPr>
            <w:rFonts w:cstheme="minorHAnsi"/>
          </w:rPr>
          <w:t xml:space="preserve">a </w:t>
        </w:r>
      </w:ins>
      <w:r w:rsidRPr="00BD5D6C">
        <w:rPr>
          <w:rFonts w:cstheme="minorHAnsi"/>
        </w:rPr>
        <w:t xml:space="preserve">logistic regression model and </w:t>
      </w:r>
      <w:ins w:id="38" w:author="A Alford" w:date="2019-04-10T06:18:00Z">
        <w:r w:rsidR="00652DEE">
          <w:rPr>
            <w:rFonts w:cstheme="minorHAnsi"/>
          </w:rPr>
          <w:t xml:space="preserve">a </w:t>
        </w:r>
      </w:ins>
      <w:r w:rsidRPr="00BD5D6C">
        <w:rPr>
          <w:rFonts w:cstheme="minorHAnsi"/>
        </w:rPr>
        <w:t xml:space="preserve">linear discriminant analysis model. </w:t>
      </w:r>
      <w:r w:rsidR="00DA57AD" w:rsidRPr="00BD5D6C">
        <w:rPr>
          <w:rFonts w:cstheme="minorHAnsi"/>
        </w:rPr>
        <w:t xml:space="preserve">To compare how these two </w:t>
      </w:r>
      <w:proofErr w:type="gramStart"/>
      <w:r w:rsidR="00987275" w:rsidRPr="00BD5D6C">
        <w:rPr>
          <w:rFonts w:cstheme="minorHAnsi"/>
        </w:rPr>
        <w:t>models</w:t>
      </w:r>
      <w:proofErr w:type="gramEnd"/>
      <w:r w:rsidR="00987275" w:rsidRPr="00BD5D6C">
        <w:rPr>
          <w:rFonts w:cstheme="minorHAnsi"/>
        </w:rPr>
        <w:t xml:space="preserve"> </w:t>
      </w:r>
      <w:r w:rsidR="00DA57AD" w:rsidRPr="00BD5D6C">
        <w:rPr>
          <w:rFonts w:cstheme="minorHAnsi"/>
        </w:rPr>
        <w:t>perform</w:t>
      </w:r>
      <w:ins w:id="39" w:author="A Alford" w:date="2019-04-10T06:18:00Z">
        <w:r w:rsidR="00652DEE">
          <w:rPr>
            <w:rFonts w:cstheme="minorHAnsi"/>
          </w:rPr>
          <w:t>,</w:t>
        </w:r>
      </w:ins>
      <w:r w:rsidR="00DA57AD" w:rsidRPr="00BD5D6C">
        <w:rPr>
          <w:rFonts w:cstheme="minorHAnsi"/>
        </w:rPr>
        <w:t xml:space="preserve"> we first generate</w:t>
      </w:r>
      <w:r w:rsidR="00987275" w:rsidRPr="00BD5D6C">
        <w:rPr>
          <w:rFonts w:cstheme="minorHAnsi"/>
        </w:rPr>
        <w:t>d</w:t>
      </w:r>
      <w:r w:rsidR="00DA57AD" w:rsidRPr="00BD5D6C">
        <w:rPr>
          <w:rFonts w:cstheme="minorHAnsi"/>
        </w:rPr>
        <w:t xml:space="preserve"> a train data set (</w:t>
      </w:r>
      <w:r w:rsidR="00911A7C" w:rsidRPr="00BD5D6C">
        <w:rPr>
          <w:rFonts w:cstheme="minorHAnsi"/>
        </w:rPr>
        <w:t>80</w:t>
      </w:r>
      <w:r w:rsidR="00DA57AD" w:rsidRPr="00BD5D6C">
        <w:rPr>
          <w:rFonts w:cstheme="minorHAnsi"/>
        </w:rPr>
        <w:t>%) and test dataset (2</w:t>
      </w:r>
      <w:r w:rsidR="00911A7C" w:rsidRPr="00BD5D6C">
        <w:rPr>
          <w:rFonts w:cstheme="minorHAnsi"/>
        </w:rPr>
        <w:t>0</w:t>
      </w:r>
      <w:r w:rsidR="00DA57AD" w:rsidRPr="00BD5D6C">
        <w:rPr>
          <w:rFonts w:cstheme="minorHAnsi"/>
        </w:rPr>
        <w:t>%) based on the whole</w:t>
      </w:r>
      <w:r w:rsidR="00DA57AD" w:rsidRPr="00836F61">
        <w:rPr>
          <w:rFonts w:cstheme="minorHAnsi"/>
        </w:rPr>
        <w:t xml:space="preserve"> dataset</w:t>
      </w:r>
      <w:r w:rsidR="00154C62">
        <w:rPr>
          <w:rFonts w:cstheme="minorHAnsi"/>
        </w:rPr>
        <w:t xml:space="preserve"> containing 25697 observations</w:t>
      </w:r>
      <w:r w:rsidR="00DA57AD" w:rsidRPr="00836F61">
        <w:rPr>
          <w:rFonts w:cstheme="minorHAnsi"/>
        </w:rPr>
        <w:t xml:space="preserve">. </w:t>
      </w:r>
      <w:r w:rsidR="006A0E6B">
        <w:rPr>
          <w:rFonts w:cstheme="minorHAnsi"/>
        </w:rPr>
        <w:t xml:space="preserve">For logistic regression, we first identified 11 statistically significant predictor variables based on the training dataset: action_type, attendance, arena_temp. These variables were found using Proc Logistic procedure with stepwise selection method. </w:t>
      </w:r>
      <w:r w:rsidR="009F620B">
        <w:rPr>
          <w:rFonts w:cstheme="minorHAnsi"/>
        </w:rPr>
        <w:t>F</w:t>
      </w:r>
      <w:r w:rsidR="006A0E6B">
        <w:rPr>
          <w:rFonts w:cstheme="minorHAnsi"/>
        </w:rPr>
        <w:t xml:space="preserve">orward selection method yielded the same set of significant variables. For LDA modeling, we only kept the quantitative variables in the modeling (SAS Proc </w:t>
      </w:r>
      <w:proofErr w:type="spellStart"/>
      <w:r w:rsidR="006A0E6B">
        <w:rPr>
          <w:rFonts w:cstheme="minorHAnsi"/>
        </w:rPr>
        <w:t>Discrim</w:t>
      </w:r>
      <w:proofErr w:type="spellEnd"/>
      <w:r w:rsidR="006A0E6B">
        <w:rPr>
          <w:rFonts w:cstheme="minorHAnsi"/>
        </w:rPr>
        <w:t xml:space="preserve">) due to the requirement from the </w:t>
      </w:r>
      <w:r w:rsidR="009F620B">
        <w:rPr>
          <w:rFonts w:cstheme="minorHAnsi"/>
        </w:rPr>
        <w:t xml:space="preserve">LDA </w:t>
      </w:r>
      <w:r w:rsidR="006A0E6B">
        <w:rPr>
          <w:rFonts w:cstheme="minorHAnsi"/>
        </w:rPr>
        <w:t>model assumption</w:t>
      </w:r>
      <w:r w:rsidR="009F620B">
        <w:rPr>
          <w:rFonts w:cstheme="minorHAnsi"/>
        </w:rPr>
        <w:t>s</w:t>
      </w:r>
      <w:r w:rsidR="006A0E6B">
        <w:rPr>
          <w:rFonts w:cstheme="minorHAnsi"/>
        </w:rPr>
        <w:t xml:space="preserve">. These quantitative variables are: </w:t>
      </w:r>
      <w:proofErr w:type="spellStart"/>
      <w:r w:rsidR="006A0E6B">
        <w:rPr>
          <w:rFonts w:cstheme="minorHAnsi"/>
        </w:rPr>
        <w:t>shot_distance</w:t>
      </w:r>
      <w:proofErr w:type="spellEnd"/>
      <w:r w:rsidR="006A0E6B">
        <w:rPr>
          <w:rFonts w:cstheme="minorHAnsi"/>
        </w:rPr>
        <w:t>, … T</w:t>
      </w:r>
      <w:r w:rsidR="00987275" w:rsidRPr="00836F61">
        <w:rPr>
          <w:rFonts w:cstheme="minorHAnsi"/>
        </w:rPr>
        <w:t xml:space="preserve">he </w:t>
      </w:r>
      <w:r w:rsidR="00354453" w:rsidRPr="00836F61">
        <w:rPr>
          <w:rFonts w:cstheme="minorHAnsi"/>
        </w:rPr>
        <w:t>regression parameter estimates</w:t>
      </w:r>
      <w:r w:rsidR="006A0E6B">
        <w:rPr>
          <w:rFonts w:cstheme="minorHAnsi"/>
        </w:rPr>
        <w:t xml:space="preserve"> were </w:t>
      </w:r>
      <w:r w:rsidR="009F620B">
        <w:rPr>
          <w:rFonts w:cstheme="minorHAnsi"/>
        </w:rPr>
        <w:t xml:space="preserve">then </w:t>
      </w:r>
      <w:r w:rsidR="006A0E6B" w:rsidRPr="00836F61">
        <w:rPr>
          <w:rFonts w:cstheme="minorHAnsi"/>
        </w:rPr>
        <w:t xml:space="preserve">derived </w:t>
      </w:r>
      <w:r w:rsidR="009F620B" w:rsidRPr="00836F61">
        <w:rPr>
          <w:rFonts w:cstheme="minorHAnsi"/>
        </w:rPr>
        <w:t xml:space="preserve">for each model </w:t>
      </w:r>
      <w:r w:rsidR="009F620B">
        <w:rPr>
          <w:rFonts w:cstheme="minorHAnsi"/>
        </w:rPr>
        <w:t xml:space="preserve">and further were applied to </w:t>
      </w:r>
      <w:r w:rsidR="00752592" w:rsidRPr="00836F61">
        <w:rPr>
          <w:rFonts w:cstheme="minorHAnsi"/>
        </w:rPr>
        <w:t>the test dataset</w:t>
      </w:r>
      <w:r w:rsidR="009F620B">
        <w:rPr>
          <w:rFonts w:cstheme="minorHAnsi"/>
        </w:rPr>
        <w:t>.</w:t>
      </w:r>
      <w:r w:rsidR="00752592" w:rsidRPr="00836F61">
        <w:rPr>
          <w:rFonts w:cstheme="minorHAnsi"/>
        </w:rPr>
        <w:t xml:space="preserve"> </w:t>
      </w:r>
      <w:r w:rsidR="009F620B">
        <w:rPr>
          <w:rFonts w:cstheme="minorHAnsi"/>
        </w:rPr>
        <w:t>W</w:t>
      </w:r>
      <w:r w:rsidR="00752592" w:rsidRPr="00836F61">
        <w:rPr>
          <w:rFonts w:cstheme="minorHAnsi"/>
        </w:rPr>
        <w:t xml:space="preserve">e obtained the </w:t>
      </w:r>
      <w:r w:rsidR="00154C62">
        <w:rPr>
          <w:rFonts w:cstheme="minorHAnsi"/>
        </w:rPr>
        <w:t>mis-classification rate, sensitivity, specificity and for each case</w:t>
      </w:r>
      <w:r w:rsidR="009F620B">
        <w:rPr>
          <w:rFonts w:cstheme="minorHAnsi"/>
        </w:rPr>
        <w:t xml:space="preserve"> with test dataset</w:t>
      </w:r>
      <w:r w:rsidR="00154C62">
        <w:rPr>
          <w:rFonts w:cstheme="minorHAnsi"/>
        </w:rPr>
        <w:t>. To obtain the AUC (</w:t>
      </w:r>
      <w:r w:rsidR="002173F0">
        <w:rPr>
          <w:rFonts w:cstheme="minorHAnsi"/>
        </w:rPr>
        <w:t>A</w:t>
      </w:r>
      <w:r w:rsidR="00154C62">
        <w:rPr>
          <w:rFonts w:cstheme="minorHAnsi"/>
        </w:rPr>
        <w:t xml:space="preserve">rea </w:t>
      </w:r>
      <w:r w:rsidR="002173F0">
        <w:rPr>
          <w:rFonts w:cstheme="minorHAnsi"/>
        </w:rPr>
        <w:t>U</w:t>
      </w:r>
      <w:r w:rsidR="00154C62">
        <w:rPr>
          <w:rFonts w:cstheme="minorHAnsi"/>
        </w:rPr>
        <w:t xml:space="preserve">nder the </w:t>
      </w:r>
      <w:r w:rsidR="002173F0" w:rsidRPr="002173F0">
        <w:rPr>
          <w:rFonts w:cstheme="minorHAnsi"/>
          <w:color w:val="242729"/>
        </w:rPr>
        <w:t>Receiver Operating Characteristic</w:t>
      </w:r>
      <w:r w:rsidR="002173F0">
        <w:rPr>
          <w:rFonts w:cstheme="minorHAnsi"/>
          <w:color w:val="242729"/>
        </w:rPr>
        <w:t xml:space="preserve"> (ROC)</w:t>
      </w:r>
      <w:r w:rsidR="002173F0" w:rsidRPr="002173F0">
        <w:rPr>
          <w:rFonts w:cstheme="minorHAnsi"/>
          <w:color w:val="242729"/>
        </w:rPr>
        <w:t xml:space="preserve"> </w:t>
      </w:r>
      <w:r w:rsidR="002173F0">
        <w:rPr>
          <w:rFonts w:cstheme="minorHAnsi"/>
          <w:color w:val="242729"/>
        </w:rPr>
        <w:t>C</w:t>
      </w:r>
      <w:r w:rsidR="002173F0" w:rsidRPr="002173F0">
        <w:rPr>
          <w:rFonts w:cstheme="minorHAnsi"/>
          <w:color w:val="242729"/>
        </w:rPr>
        <w:t>urve</w:t>
      </w:r>
      <w:r w:rsidR="00154C62" w:rsidRPr="002173F0">
        <w:rPr>
          <w:rFonts w:cstheme="minorHAnsi"/>
        </w:rPr>
        <w:t xml:space="preserve">), we used the R </w:t>
      </w:r>
      <w:proofErr w:type="gramStart"/>
      <w:r w:rsidR="00154C62" w:rsidRPr="002173F0">
        <w:rPr>
          <w:rFonts w:cstheme="minorHAnsi"/>
        </w:rPr>
        <w:t>package ,</w:t>
      </w:r>
      <w:proofErr w:type="gramEnd"/>
      <w:r w:rsidR="00154C62" w:rsidRPr="002173F0">
        <w:rPr>
          <w:rFonts w:cstheme="minorHAnsi"/>
        </w:rPr>
        <w:t xml:space="preserve"> “</w:t>
      </w:r>
      <w:proofErr w:type="spellStart"/>
      <w:r w:rsidR="00154C62" w:rsidRPr="002173F0">
        <w:rPr>
          <w:rFonts w:cstheme="minorHAnsi"/>
        </w:rPr>
        <w:t>MLmetrics</w:t>
      </w:r>
      <w:proofErr w:type="spellEnd"/>
      <w:r w:rsidR="00154C62" w:rsidRPr="002173F0">
        <w:rPr>
          <w:rFonts w:cstheme="minorHAnsi"/>
        </w:rPr>
        <w:t>”, which calculates</w:t>
      </w:r>
      <w:r w:rsidR="00154C62">
        <w:rPr>
          <w:rFonts w:cstheme="minorHAnsi"/>
        </w:rPr>
        <w:t xml:space="preserve"> the AUC based on the ROC between true positive rate and false positive rate. </w:t>
      </w:r>
      <w:r w:rsidR="00D3636B">
        <w:rPr>
          <w:rFonts w:cstheme="minorHAnsi"/>
        </w:rPr>
        <w:t>To access the model fit, we also calculate the log loss function, which is defined as the following,</w:t>
      </w:r>
    </w:p>
    <w:p w:rsidR="00D3636B" w:rsidRDefault="00D3636B" w:rsidP="00D3636B">
      <w:pPr>
        <w:spacing w:line="288" w:lineRule="auto"/>
        <w:jc w:val="center"/>
        <w:rPr>
          <w:rFonts w:cstheme="minorHAnsi"/>
        </w:rPr>
      </w:pPr>
      <w:r w:rsidRPr="007A3421">
        <w:rPr>
          <w:noProof/>
        </w:rPr>
        <w:drawing>
          <wp:inline distT="0" distB="0" distL="0" distR="0" wp14:anchorId="2C904F70" wp14:editId="3744439F">
            <wp:extent cx="2473960" cy="48441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44686" cy="498260"/>
                    </a:xfrm>
                    <a:prstGeom prst="rect">
                      <a:avLst/>
                    </a:prstGeom>
                  </pic:spPr>
                </pic:pic>
              </a:graphicData>
            </a:graphic>
          </wp:inline>
        </w:drawing>
      </w:r>
    </w:p>
    <w:p w:rsidR="00D3636B" w:rsidRDefault="00D3636B" w:rsidP="00D3636B">
      <w:r w:rsidRPr="00CD2BC4">
        <w:t xml:space="preserve">Where N is the total number classifications, </w:t>
      </w:r>
      <w:proofErr w:type="spellStart"/>
      <w:r w:rsidRPr="00CD2BC4">
        <w:t>y</w:t>
      </w:r>
      <w:r w:rsidRPr="00CD2BC4">
        <w:rPr>
          <w:vertAlign w:val="subscript"/>
        </w:rPr>
        <w:t>i</w:t>
      </w:r>
      <w:proofErr w:type="spellEnd"/>
      <w:r w:rsidRPr="00CD2BC4">
        <w:t xml:space="preserve"> is the </w:t>
      </w:r>
      <w:proofErr w:type="spellStart"/>
      <w:r w:rsidRPr="00CD2BC4">
        <w:t>shot_made_flag</w:t>
      </w:r>
      <w:proofErr w:type="spellEnd"/>
      <w:r w:rsidRPr="00CD2BC4">
        <w:t xml:space="preserve"> and p</w:t>
      </w:r>
      <w:r w:rsidRPr="00CD2BC4">
        <w:rPr>
          <w:vertAlign w:val="subscript"/>
        </w:rPr>
        <w:t>i</w:t>
      </w:r>
      <w:r w:rsidRPr="00CD2BC4">
        <w:t xml:space="preserve"> </w:t>
      </w:r>
      <w:proofErr w:type="gramStart"/>
      <w:r w:rsidRPr="00CD2BC4">
        <w:t>is</w:t>
      </w:r>
      <w:proofErr w:type="gramEnd"/>
      <w:r w:rsidRPr="00CD2BC4">
        <w:t xml:space="preserve"> the probability from the model of each outcome (shot made)</w:t>
      </w:r>
      <w:r>
        <w:t xml:space="preserve">. Table 2 shows the comparison results. </w:t>
      </w:r>
    </w:p>
    <w:p w:rsidR="00BA0865" w:rsidRPr="00CD2BC4" w:rsidRDefault="00BA0865" w:rsidP="00D3636B">
      <w:r w:rsidRPr="0095143E">
        <w:rPr>
          <w:b/>
        </w:rPr>
        <w:t>Table 2.</w:t>
      </w:r>
      <w:r>
        <w:t xml:space="preserve"> The comparison of model fitting with test dataset for </w:t>
      </w:r>
      <w:proofErr w:type="spellStart"/>
      <w:r>
        <w:t>Logisitic</w:t>
      </w:r>
      <w:proofErr w:type="spellEnd"/>
      <w:r>
        <w:t xml:space="preserve"> regression model and LDA.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8"/>
        <w:gridCol w:w="2162"/>
        <w:gridCol w:w="2352"/>
      </w:tblGrid>
      <w:tr w:rsidR="009F620B" w:rsidRPr="009F620B" w:rsidTr="000435C8">
        <w:trPr>
          <w:trHeight w:val="557"/>
          <w:jc w:val="center"/>
        </w:trPr>
        <w:tc>
          <w:tcPr>
            <w:tcW w:w="2408" w:type="dxa"/>
          </w:tcPr>
          <w:p w:rsidR="009F620B" w:rsidRPr="0095143E" w:rsidRDefault="00CD5512" w:rsidP="009F620B">
            <w:pPr>
              <w:spacing w:line="264" w:lineRule="auto"/>
              <w:jc w:val="center"/>
              <w:rPr>
                <w:b/>
              </w:rPr>
            </w:pPr>
            <w:r w:rsidRPr="0095143E">
              <w:rPr>
                <w:b/>
              </w:rPr>
              <w:t>Metric</w:t>
            </w:r>
          </w:p>
        </w:tc>
        <w:tc>
          <w:tcPr>
            <w:tcW w:w="2162" w:type="dxa"/>
          </w:tcPr>
          <w:p w:rsidR="009F620B" w:rsidRPr="00BA0865" w:rsidRDefault="009F620B" w:rsidP="009F620B">
            <w:pPr>
              <w:spacing w:line="264" w:lineRule="auto"/>
              <w:jc w:val="center"/>
              <w:rPr>
                <w:b/>
              </w:rPr>
            </w:pPr>
            <w:r w:rsidRPr="00BA0865">
              <w:rPr>
                <w:b/>
              </w:rPr>
              <w:t>Logistic Regression Model</w:t>
            </w:r>
          </w:p>
        </w:tc>
        <w:tc>
          <w:tcPr>
            <w:tcW w:w="2352" w:type="dxa"/>
          </w:tcPr>
          <w:p w:rsidR="009F620B" w:rsidRPr="00BA0865" w:rsidRDefault="009F620B" w:rsidP="009F620B">
            <w:pPr>
              <w:spacing w:line="264" w:lineRule="auto"/>
              <w:jc w:val="center"/>
              <w:rPr>
                <w:b/>
              </w:rPr>
            </w:pPr>
            <w:r w:rsidRPr="00BA0865">
              <w:rPr>
                <w:b/>
              </w:rPr>
              <w:t>Linear Discriminant Analysis</w:t>
            </w:r>
          </w:p>
        </w:tc>
      </w:tr>
      <w:tr w:rsidR="009F620B" w:rsidRPr="009F620B" w:rsidTr="009F620B">
        <w:trPr>
          <w:trHeight w:val="376"/>
          <w:jc w:val="center"/>
        </w:trPr>
        <w:tc>
          <w:tcPr>
            <w:tcW w:w="2408" w:type="dxa"/>
          </w:tcPr>
          <w:p w:rsidR="009F620B" w:rsidRPr="007611DB" w:rsidRDefault="009F620B" w:rsidP="009F620B">
            <w:pPr>
              <w:spacing w:line="264" w:lineRule="auto"/>
              <w:jc w:val="center"/>
            </w:pPr>
            <w:r w:rsidRPr="007611DB">
              <w:t>AUC</w:t>
            </w:r>
          </w:p>
        </w:tc>
        <w:tc>
          <w:tcPr>
            <w:tcW w:w="2162" w:type="dxa"/>
          </w:tcPr>
          <w:p w:rsidR="009F620B" w:rsidRPr="009F620B" w:rsidRDefault="00BA0865" w:rsidP="009F620B">
            <w:pPr>
              <w:spacing w:line="264" w:lineRule="auto"/>
              <w:jc w:val="center"/>
            </w:pPr>
            <w:r>
              <w:t>0.6877</w:t>
            </w:r>
          </w:p>
        </w:tc>
        <w:tc>
          <w:tcPr>
            <w:tcW w:w="2352" w:type="dxa"/>
          </w:tcPr>
          <w:p w:rsidR="009F620B" w:rsidRPr="009F620B" w:rsidRDefault="00BA0865" w:rsidP="009F620B">
            <w:pPr>
              <w:spacing w:line="264" w:lineRule="auto"/>
              <w:jc w:val="center"/>
            </w:pPr>
            <w:r>
              <w:t>0.5680</w:t>
            </w:r>
          </w:p>
        </w:tc>
      </w:tr>
      <w:tr w:rsidR="009F620B" w:rsidRPr="009F620B" w:rsidTr="007611DB">
        <w:trPr>
          <w:trHeight w:val="323"/>
          <w:jc w:val="center"/>
        </w:trPr>
        <w:tc>
          <w:tcPr>
            <w:tcW w:w="2408" w:type="dxa"/>
          </w:tcPr>
          <w:p w:rsidR="009F620B" w:rsidRPr="007611DB" w:rsidRDefault="009F620B" w:rsidP="009F620B">
            <w:pPr>
              <w:spacing w:line="264" w:lineRule="auto"/>
              <w:jc w:val="center"/>
            </w:pPr>
            <w:r w:rsidRPr="007611DB">
              <w:t>Mis-Calculation Rate</w:t>
            </w:r>
          </w:p>
        </w:tc>
        <w:tc>
          <w:tcPr>
            <w:tcW w:w="2162" w:type="dxa"/>
          </w:tcPr>
          <w:p w:rsidR="009F620B" w:rsidRPr="009F620B" w:rsidRDefault="00BA0865" w:rsidP="009F620B">
            <w:pPr>
              <w:spacing w:line="264" w:lineRule="auto"/>
              <w:jc w:val="center"/>
            </w:pPr>
            <w:r>
              <w:t>0.3257</w:t>
            </w:r>
          </w:p>
        </w:tc>
        <w:tc>
          <w:tcPr>
            <w:tcW w:w="2352" w:type="dxa"/>
          </w:tcPr>
          <w:p w:rsidR="009F620B" w:rsidRPr="009F620B" w:rsidRDefault="00BA0865" w:rsidP="009F620B">
            <w:pPr>
              <w:spacing w:line="264" w:lineRule="auto"/>
              <w:jc w:val="center"/>
            </w:pPr>
            <w:r>
              <w:t>0.4276</w:t>
            </w:r>
          </w:p>
        </w:tc>
      </w:tr>
      <w:tr w:rsidR="009F620B" w:rsidRPr="009F620B" w:rsidTr="009F620B">
        <w:trPr>
          <w:trHeight w:val="456"/>
          <w:jc w:val="center"/>
        </w:trPr>
        <w:tc>
          <w:tcPr>
            <w:tcW w:w="2408" w:type="dxa"/>
          </w:tcPr>
          <w:p w:rsidR="009F620B" w:rsidRPr="007611DB" w:rsidRDefault="009F620B" w:rsidP="009F620B">
            <w:pPr>
              <w:spacing w:line="264" w:lineRule="auto"/>
              <w:jc w:val="center"/>
            </w:pPr>
            <w:r w:rsidRPr="007611DB">
              <w:lastRenderedPageBreak/>
              <w:t>Sensitivity</w:t>
            </w:r>
          </w:p>
        </w:tc>
        <w:tc>
          <w:tcPr>
            <w:tcW w:w="2162" w:type="dxa"/>
          </w:tcPr>
          <w:p w:rsidR="009F620B" w:rsidRPr="009F620B" w:rsidRDefault="00BA0865" w:rsidP="009F620B">
            <w:pPr>
              <w:spacing w:line="264" w:lineRule="auto"/>
              <w:jc w:val="center"/>
            </w:pPr>
            <w:r>
              <w:t>0.4613</w:t>
            </w:r>
          </w:p>
        </w:tc>
        <w:tc>
          <w:tcPr>
            <w:tcW w:w="2352" w:type="dxa"/>
          </w:tcPr>
          <w:p w:rsidR="009F620B" w:rsidRPr="009F620B" w:rsidRDefault="00BA0865" w:rsidP="009F620B">
            <w:pPr>
              <w:spacing w:line="264" w:lineRule="auto"/>
              <w:jc w:val="center"/>
            </w:pPr>
            <w:r>
              <w:t>0.6245</w:t>
            </w:r>
          </w:p>
        </w:tc>
      </w:tr>
      <w:tr w:rsidR="009F620B" w:rsidRPr="009F620B" w:rsidTr="007611DB">
        <w:trPr>
          <w:trHeight w:val="287"/>
          <w:jc w:val="center"/>
        </w:trPr>
        <w:tc>
          <w:tcPr>
            <w:tcW w:w="2408" w:type="dxa"/>
          </w:tcPr>
          <w:p w:rsidR="009F620B" w:rsidRPr="007611DB" w:rsidRDefault="009F620B" w:rsidP="009F620B">
            <w:pPr>
              <w:spacing w:line="264" w:lineRule="auto"/>
              <w:jc w:val="center"/>
            </w:pPr>
            <w:r w:rsidRPr="007611DB">
              <w:t>Specificity</w:t>
            </w:r>
          </w:p>
        </w:tc>
        <w:tc>
          <w:tcPr>
            <w:tcW w:w="2162" w:type="dxa"/>
          </w:tcPr>
          <w:p w:rsidR="009F620B" w:rsidRPr="009F620B" w:rsidRDefault="00BA0865" w:rsidP="009F620B">
            <w:pPr>
              <w:spacing w:line="264" w:lineRule="auto"/>
              <w:jc w:val="center"/>
            </w:pPr>
            <w:r>
              <w:t>0.8485</w:t>
            </w:r>
          </w:p>
        </w:tc>
        <w:tc>
          <w:tcPr>
            <w:tcW w:w="2352" w:type="dxa"/>
          </w:tcPr>
          <w:p w:rsidR="009F620B" w:rsidRPr="009F620B" w:rsidRDefault="00BA0865" w:rsidP="009F620B">
            <w:pPr>
              <w:spacing w:line="264" w:lineRule="auto"/>
              <w:jc w:val="center"/>
            </w:pPr>
            <w:r>
              <w:t>0.5290</w:t>
            </w:r>
          </w:p>
        </w:tc>
      </w:tr>
      <w:tr w:rsidR="009F620B" w:rsidRPr="009F620B" w:rsidTr="007611DB">
        <w:trPr>
          <w:trHeight w:val="332"/>
          <w:jc w:val="center"/>
        </w:trPr>
        <w:tc>
          <w:tcPr>
            <w:tcW w:w="2408" w:type="dxa"/>
          </w:tcPr>
          <w:p w:rsidR="009F620B" w:rsidRPr="007611DB" w:rsidRDefault="009F620B" w:rsidP="009F620B">
            <w:pPr>
              <w:spacing w:line="264" w:lineRule="auto"/>
              <w:jc w:val="center"/>
            </w:pPr>
            <w:r w:rsidRPr="007611DB">
              <w:t>Log LOSS</w:t>
            </w:r>
            <w:r w:rsidR="00BA0865" w:rsidRPr="007611DB">
              <w:t xml:space="preserve"> function</w:t>
            </w:r>
            <w:r w:rsidRPr="007611DB">
              <w:t xml:space="preserve"> value</w:t>
            </w:r>
          </w:p>
        </w:tc>
        <w:tc>
          <w:tcPr>
            <w:tcW w:w="2162" w:type="dxa"/>
          </w:tcPr>
          <w:p w:rsidR="009F620B" w:rsidRPr="009F620B" w:rsidRDefault="00BA0865" w:rsidP="009F620B">
            <w:pPr>
              <w:spacing w:line="264" w:lineRule="auto"/>
              <w:jc w:val="center"/>
            </w:pPr>
            <w:r>
              <w:t>0.6182</w:t>
            </w:r>
          </w:p>
        </w:tc>
        <w:tc>
          <w:tcPr>
            <w:tcW w:w="2352" w:type="dxa"/>
          </w:tcPr>
          <w:p w:rsidR="009F620B" w:rsidRPr="009F620B" w:rsidRDefault="00BA0865" w:rsidP="009F620B">
            <w:pPr>
              <w:spacing w:line="264" w:lineRule="auto"/>
              <w:jc w:val="center"/>
            </w:pPr>
            <w:r>
              <w:t>0.6972</w:t>
            </w:r>
          </w:p>
        </w:tc>
      </w:tr>
    </w:tbl>
    <w:p w:rsidR="00D3636B" w:rsidRDefault="00D3636B" w:rsidP="00D3636B">
      <w:pPr>
        <w:rPr>
          <w:b/>
        </w:rPr>
      </w:pPr>
    </w:p>
    <w:p w:rsidR="0062241D" w:rsidRDefault="00883612" w:rsidP="00D3636B">
      <w:r w:rsidRPr="00883612">
        <w:t xml:space="preserve">The comparison results in Table 2 clearly suggested that </w:t>
      </w:r>
      <w:r>
        <w:t>logistic regression model out</w:t>
      </w:r>
      <w:del w:id="40" w:author="A Alford" w:date="2019-04-10T06:25:00Z">
        <w:r w:rsidDel="0023672E">
          <w:delText xml:space="preserve"> </w:delText>
        </w:r>
      </w:del>
      <w:r>
        <w:t>performed the LDA</w:t>
      </w:r>
      <w:r w:rsidR="007F4399">
        <w:t xml:space="preserve"> with the input data</w:t>
      </w:r>
      <w:r>
        <w:t xml:space="preserve">. </w:t>
      </w:r>
      <w:r w:rsidR="007F4399">
        <w:t xml:space="preserve">The former has higher AUC value by more than 10% than the latter. Logistic modeling also has better specificity and lower log LOSS function value. All these results indicate that logistic regression model fits the data clearly better. Therefore, we used the logistic regression model to further study specific questions of interest within the dataset. </w:t>
      </w:r>
    </w:p>
    <w:p w:rsidR="00A722F3" w:rsidRDefault="00A722F3" w:rsidP="00A722F3">
      <w:pPr>
        <w:spacing w:line="288" w:lineRule="auto"/>
        <w:jc w:val="both"/>
        <w:rPr>
          <w:rFonts w:cstheme="minorHAnsi"/>
          <w:b/>
        </w:rPr>
      </w:pPr>
      <w:r w:rsidRPr="00AE2682">
        <w:rPr>
          <w:rFonts w:cstheme="minorHAnsi"/>
          <w:b/>
        </w:rPr>
        <w:t>Check</w:t>
      </w:r>
      <w:r>
        <w:rPr>
          <w:rFonts w:cstheme="minorHAnsi"/>
          <w:b/>
        </w:rPr>
        <w:t>ing</w:t>
      </w:r>
      <w:r w:rsidRPr="00AE2682">
        <w:rPr>
          <w:rFonts w:cstheme="minorHAnsi"/>
          <w:b/>
        </w:rPr>
        <w:t xml:space="preserve"> the Fitting of Logistic </w:t>
      </w:r>
      <w:r>
        <w:rPr>
          <w:rFonts w:cstheme="minorHAnsi"/>
          <w:b/>
        </w:rPr>
        <w:t>M</w:t>
      </w:r>
      <w:r w:rsidRPr="00AE2682">
        <w:rPr>
          <w:rFonts w:cstheme="minorHAnsi"/>
          <w:b/>
        </w:rPr>
        <w:t xml:space="preserve">odel on Whole Input Data by Cross </w:t>
      </w:r>
      <w:r>
        <w:rPr>
          <w:rFonts w:cstheme="minorHAnsi"/>
          <w:b/>
        </w:rPr>
        <w:t>V</w:t>
      </w:r>
      <w:r w:rsidRPr="00AE2682">
        <w:rPr>
          <w:rFonts w:cstheme="minorHAnsi"/>
          <w:b/>
        </w:rPr>
        <w:t>alidating (with one left out</w:t>
      </w:r>
      <w:r>
        <w:rPr>
          <w:rFonts w:cstheme="minorHAnsi"/>
          <w:b/>
        </w:rPr>
        <w:t xml:space="preserve"> method</w:t>
      </w:r>
      <w:r w:rsidRPr="00AE2682">
        <w:rPr>
          <w:rFonts w:cstheme="minorHAnsi"/>
          <w:b/>
        </w:rPr>
        <w:t>)</w:t>
      </w:r>
    </w:p>
    <w:p w:rsidR="00D063FF" w:rsidRDefault="00A722F3" w:rsidP="00A722F3">
      <w:pPr>
        <w:spacing w:line="288" w:lineRule="auto"/>
        <w:jc w:val="both"/>
        <w:rPr>
          <w:rFonts w:cstheme="minorHAnsi"/>
        </w:rPr>
      </w:pPr>
      <w:r w:rsidRPr="00AE2682">
        <w:rPr>
          <w:rFonts w:cstheme="minorHAnsi"/>
        </w:rPr>
        <w:t>This time we applied logistic model to check how it performed on the whole input dataset</w:t>
      </w:r>
      <w:r>
        <w:rPr>
          <w:rFonts w:cstheme="minorHAnsi"/>
        </w:rPr>
        <w:t xml:space="preserve"> (</w:t>
      </w:r>
      <w:r>
        <w:rPr>
          <w:rFonts w:cstheme="minorHAnsi"/>
          <w:color w:val="000000"/>
        </w:rPr>
        <w:t>25697 observations)</w:t>
      </w:r>
      <w:r w:rsidRPr="00AE2682">
        <w:rPr>
          <w:rFonts w:cstheme="minorHAnsi"/>
        </w:rPr>
        <w:t xml:space="preserve">. </w:t>
      </w:r>
      <w:r>
        <w:rPr>
          <w:rFonts w:cstheme="minorHAnsi"/>
          <w:color w:val="000000"/>
        </w:rPr>
        <w:t xml:space="preserve">In the modeling, we first used stepwise or forward methods to identify significant variables. With no surprise, the 11 variables identified earlier with training dataset were identified again here. </w:t>
      </w:r>
      <w:r w:rsidR="00F6327D">
        <w:rPr>
          <w:rFonts w:cstheme="minorHAnsi"/>
          <w:color w:val="000000"/>
        </w:rPr>
        <w:t xml:space="preserve">The Hosmer and Lemeshow Goodness-of-Fit test gave a p-value of 0.56, suggesting there is no evidence that the logistic modeling with </w:t>
      </w:r>
      <w:r w:rsidR="00D063FF">
        <w:rPr>
          <w:rFonts w:cstheme="minorHAnsi"/>
          <w:color w:val="000000"/>
        </w:rPr>
        <w:t>11</w:t>
      </w:r>
      <w:r w:rsidR="00F6327D">
        <w:rPr>
          <w:rFonts w:cstheme="minorHAnsi"/>
          <w:color w:val="000000"/>
        </w:rPr>
        <w:t xml:space="preserve"> variables is a bad fit. To find out how well this model with 11 variables fit the data, we carried out the classification for each observation in the whole input dataset. T</w:t>
      </w:r>
      <w:r w:rsidRPr="00AE2682">
        <w:rPr>
          <w:rFonts w:cstheme="minorHAnsi"/>
        </w:rPr>
        <w:t>o reduce the biase</w:t>
      </w:r>
      <w:r w:rsidR="00F6327D">
        <w:rPr>
          <w:rFonts w:cstheme="minorHAnsi"/>
        </w:rPr>
        <w:t xml:space="preserve">s </w:t>
      </w:r>
      <w:r w:rsidR="00F92CCC">
        <w:rPr>
          <w:rFonts w:cstheme="minorHAnsi"/>
        </w:rPr>
        <w:t xml:space="preserve">due to the </w:t>
      </w:r>
      <w:r w:rsidR="00F6327D">
        <w:rPr>
          <w:rFonts w:cstheme="minorHAnsi"/>
        </w:rPr>
        <w:t xml:space="preserve">predicting </w:t>
      </w:r>
      <w:r w:rsidR="00F92CCC">
        <w:rPr>
          <w:rFonts w:cstheme="minorHAnsi"/>
        </w:rPr>
        <w:t xml:space="preserve">of </w:t>
      </w:r>
      <w:r w:rsidR="00F6327D">
        <w:rPr>
          <w:rFonts w:cstheme="minorHAnsi"/>
        </w:rPr>
        <w:t>itself</w:t>
      </w:r>
      <w:r w:rsidRPr="00AE2682">
        <w:rPr>
          <w:rFonts w:cstheme="minorHAnsi"/>
        </w:rPr>
        <w:t xml:space="preserve">, we used the cross validation by leaving one out method, which is easily carried out in SAS Proc Logistic procedure. </w:t>
      </w:r>
      <w:r w:rsidR="00F6327D">
        <w:rPr>
          <w:rFonts w:cstheme="minorHAnsi"/>
        </w:rPr>
        <w:t xml:space="preserve">In this method, all the rest of observations are used like a training dataset and prediction is carried out on that one observation. </w:t>
      </w:r>
      <w:r w:rsidR="00D063FF">
        <w:rPr>
          <w:rFonts w:cstheme="minorHAnsi"/>
        </w:rPr>
        <w:t xml:space="preserve">The fit statistics is shown in </w:t>
      </w:r>
      <w:r w:rsidR="00D063FF" w:rsidRPr="00D063FF">
        <w:rPr>
          <w:rFonts w:cstheme="minorHAnsi"/>
          <w:b/>
        </w:rPr>
        <w:t>Table 3</w:t>
      </w:r>
      <w:r w:rsidR="00D063FF">
        <w:rPr>
          <w:rFonts w:cstheme="minorHAnsi"/>
        </w:rPr>
        <w:t xml:space="preserve">. The fit results suggest that </w:t>
      </w:r>
      <w:r w:rsidR="00F92CCC">
        <w:rPr>
          <w:rFonts w:cstheme="minorHAnsi"/>
        </w:rPr>
        <w:t>the logistic model with 11 variables fit the data well, with a log LOSS function value of 0.605.</w:t>
      </w:r>
      <w:r w:rsidR="00FF242E">
        <w:rPr>
          <w:rFonts w:cstheme="minorHAnsi"/>
        </w:rPr>
        <w:t xml:space="preserve"> The ROC curve is shown in supplementary (</w:t>
      </w:r>
      <w:r w:rsidR="00FF242E" w:rsidRPr="00FF242E">
        <w:rPr>
          <w:rFonts w:cstheme="minorHAnsi"/>
          <w:b/>
        </w:rPr>
        <w:t>Figure S1</w:t>
      </w:r>
      <w:r w:rsidR="00FF242E">
        <w:rPr>
          <w:rFonts w:cstheme="minorHAnsi"/>
        </w:rPr>
        <w:t xml:space="preserve">). When plotting the diagnostic results for finding inferential data points, we found that observation 5850 </w:t>
      </w:r>
      <w:r w:rsidR="00277914">
        <w:rPr>
          <w:rFonts w:cstheme="minorHAnsi"/>
        </w:rPr>
        <w:t xml:space="preserve">may have </w:t>
      </w:r>
      <w:r w:rsidR="00FF242E">
        <w:rPr>
          <w:rFonts w:cstheme="minorHAnsi"/>
        </w:rPr>
        <w:t>relative</w:t>
      </w:r>
      <w:r w:rsidR="00277914">
        <w:rPr>
          <w:rFonts w:cstheme="minorHAnsi"/>
        </w:rPr>
        <w:t>ly</w:t>
      </w:r>
      <w:r w:rsidR="00FF242E">
        <w:rPr>
          <w:rFonts w:cstheme="minorHAnsi"/>
        </w:rPr>
        <w:t xml:space="preserve"> large influence on model fit and parameter estimates (</w:t>
      </w:r>
      <w:r w:rsidR="00FF242E" w:rsidRPr="00FF242E">
        <w:rPr>
          <w:rFonts w:cstheme="minorHAnsi"/>
          <w:b/>
        </w:rPr>
        <w:t>Figure S2</w:t>
      </w:r>
      <w:r w:rsidR="00FF242E">
        <w:rPr>
          <w:rFonts w:cstheme="minorHAnsi"/>
        </w:rPr>
        <w:t>).</w:t>
      </w:r>
      <w:r w:rsidR="00277914">
        <w:rPr>
          <w:rFonts w:cstheme="minorHAnsi"/>
        </w:rPr>
        <w:t xml:space="preserve"> Further investigation suggests the parameter estimates don’t change much without this observation. </w:t>
      </w:r>
    </w:p>
    <w:p w:rsidR="00D063FF" w:rsidRDefault="00D063FF" w:rsidP="00A722F3">
      <w:pPr>
        <w:spacing w:line="288" w:lineRule="auto"/>
        <w:jc w:val="both"/>
        <w:rPr>
          <w:rFonts w:cstheme="minorHAnsi"/>
        </w:rPr>
      </w:pPr>
      <w:r w:rsidRPr="00D063FF">
        <w:rPr>
          <w:rFonts w:cstheme="minorHAnsi"/>
          <w:b/>
        </w:rPr>
        <w:t>Table 3</w:t>
      </w:r>
      <w:r>
        <w:rPr>
          <w:rFonts w:cstheme="minorHAnsi"/>
        </w:rPr>
        <w:t>. The modeling fit results of logistic regression with whole input dataset.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0"/>
        <w:gridCol w:w="2191"/>
        <w:gridCol w:w="1160"/>
        <w:gridCol w:w="1260"/>
        <w:gridCol w:w="3150"/>
      </w:tblGrid>
      <w:tr w:rsidR="00D063FF" w:rsidTr="00D063FF">
        <w:trPr>
          <w:trHeight w:val="330"/>
          <w:jc w:val="center"/>
        </w:trPr>
        <w:tc>
          <w:tcPr>
            <w:tcW w:w="990" w:type="dxa"/>
          </w:tcPr>
          <w:p w:rsidR="00D063FF" w:rsidRPr="00D063FF" w:rsidRDefault="00D063FF" w:rsidP="00D063FF">
            <w:pPr>
              <w:spacing w:line="288" w:lineRule="auto"/>
              <w:jc w:val="center"/>
              <w:rPr>
                <w:rFonts w:cstheme="minorHAnsi"/>
                <w:b/>
              </w:rPr>
            </w:pPr>
            <w:r w:rsidRPr="00D063FF">
              <w:rPr>
                <w:rFonts w:cstheme="minorHAnsi"/>
                <w:b/>
              </w:rPr>
              <w:t>AUC</w:t>
            </w:r>
          </w:p>
        </w:tc>
        <w:tc>
          <w:tcPr>
            <w:tcW w:w="2191" w:type="dxa"/>
          </w:tcPr>
          <w:p w:rsidR="00D063FF" w:rsidRPr="00D063FF" w:rsidRDefault="00D063FF" w:rsidP="00D063FF">
            <w:pPr>
              <w:spacing w:line="288" w:lineRule="auto"/>
              <w:jc w:val="center"/>
              <w:rPr>
                <w:rFonts w:cstheme="minorHAnsi"/>
                <w:b/>
              </w:rPr>
            </w:pPr>
            <w:r w:rsidRPr="00D063FF">
              <w:rPr>
                <w:b/>
              </w:rPr>
              <w:t>Mis-Calculation Rate</w:t>
            </w:r>
          </w:p>
        </w:tc>
        <w:tc>
          <w:tcPr>
            <w:tcW w:w="1139" w:type="dxa"/>
          </w:tcPr>
          <w:p w:rsidR="00D063FF" w:rsidRPr="00D063FF" w:rsidRDefault="00D063FF" w:rsidP="00D063FF">
            <w:pPr>
              <w:spacing w:line="288" w:lineRule="auto"/>
              <w:jc w:val="center"/>
              <w:rPr>
                <w:rFonts w:cstheme="minorHAnsi"/>
                <w:b/>
              </w:rPr>
            </w:pPr>
            <w:r w:rsidRPr="00D063FF">
              <w:rPr>
                <w:b/>
              </w:rPr>
              <w:t>Sensitivity</w:t>
            </w:r>
          </w:p>
        </w:tc>
        <w:tc>
          <w:tcPr>
            <w:tcW w:w="1260" w:type="dxa"/>
          </w:tcPr>
          <w:p w:rsidR="00D063FF" w:rsidRPr="00D063FF" w:rsidRDefault="00D063FF" w:rsidP="00D063FF">
            <w:pPr>
              <w:spacing w:line="288" w:lineRule="auto"/>
              <w:jc w:val="center"/>
              <w:rPr>
                <w:rFonts w:cstheme="minorHAnsi"/>
                <w:b/>
              </w:rPr>
            </w:pPr>
            <w:r w:rsidRPr="00D063FF">
              <w:rPr>
                <w:b/>
              </w:rPr>
              <w:t>Specificity</w:t>
            </w:r>
          </w:p>
        </w:tc>
        <w:tc>
          <w:tcPr>
            <w:tcW w:w="3150" w:type="dxa"/>
          </w:tcPr>
          <w:p w:rsidR="00D063FF" w:rsidRPr="00D063FF" w:rsidRDefault="00D063FF" w:rsidP="00D063FF">
            <w:pPr>
              <w:spacing w:line="288" w:lineRule="auto"/>
              <w:jc w:val="center"/>
              <w:rPr>
                <w:rFonts w:cstheme="minorHAnsi"/>
                <w:b/>
              </w:rPr>
            </w:pPr>
            <w:r w:rsidRPr="00D063FF">
              <w:rPr>
                <w:b/>
              </w:rPr>
              <w:t>Log LOSS function value</w:t>
            </w:r>
          </w:p>
        </w:tc>
      </w:tr>
      <w:tr w:rsidR="00D063FF" w:rsidTr="00D063FF">
        <w:trPr>
          <w:trHeight w:val="375"/>
          <w:jc w:val="center"/>
        </w:trPr>
        <w:tc>
          <w:tcPr>
            <w:tcW w:w="990" w:type="dxa"/>
          </w:tcPr>
          <w:p w:rsidR="00D063FF" w:rsidRDefault="00D063FF" w:rsidP="00D063FF">
            <w:pPr>
              <w:spacing w:line="288" w:lineRule="auto"/>
              <w:jc w:val="center"/>
              <w:rPr>
                <w:rFonts w:cstheme="minorHAnsi"/>
              </w:rPr>
            </w:pPr>
            <w:r>
              <w:rPr>
                <w:rFonts w:cstheme="minorHAnsi"/>
              </w:rPr>
              <w:t>0.6956</w:t>
            </w:r>
          </w:p>
        </w:tc>
        <w:tc>
          <w:tcPr>
            <w:tcW w:w="2191" w:type="dxa"/>
          </w:tcPr>
          <w:p w:rsidR="00D063FF" w:rsidRDefault="00D063FF" w:rsidP="00D063FF">
            <w:pPr>
              <w:spacing w:line="288" w:lineRule="auto"/>
              <w:jc w:val="center"/>
              <w:rPr>
                <w:rFonts w:cstheme="minorHAnsi"/>
              </w:rPr>
            </w:pPr>
            <w:r>
              <w:rPr>
                <w:rFonts w:cstheme="minorHAnsi"/>
              </w:rPr>
              <w:t>0.316</w:t>
            </w:r>
          </w:p>
        </w:tc>
        <w:tc>
          <w:tcPr>
            <w:tcW w:w="1139" w:type="dxa"/>
          </w:tcPr>
          <w:p w:rsidR="00D063FF" w:rsidRDefault="00D063FF" w:rsidP="00D063FF">
            <w:pPr>
              <w:spacing w:line="288" w:lineRule="auto"/>
              <w:jc w:val="center"/>
              <w:rPr>
                <w:rFonts w:cstheme="minorHAnsi"/>
              </w:rPr>
            </w:pPr>
            <w:r>
              <w:rPr>
                <w:rFonts w:cstheme="minorHAnsi"/>
              </w:rPr>
              <w:t>0.4633</w:t>
            </w:r>
          </w:p>
        </w:tc>
        <w:tc>
          <w:tcPr>
            <w:tcW w:w="1260" w:type="dxa"/>
          </w:tcPr>
          <w:p w:rsidR="00D063FF" w:rsidRDefault="00D063FF" w:rsidP="00D063FF">
            <w:pPr>
              <w:spacing w:line="288" w:lineRule="auto"/>
              <w:jc w:val="center"/>
              <w:rPr>
                <w:rFonts w:cstheme="minorHAnsi"/>
              </w:rPr>
            </w:pPr>
            <w:r>
              <w:rPr>
                <w:rFonts w:cstheme="minorHAnsi"/>
              </w:rPr>
              <w:t>0.8618</w:t>
            </w:r>
          </w:p>
        </w:tc>
        <w:tc>
          <w:tcPr>
            <w:tcW w:w="3150" w:type="dxa"/>
          </w:tcPr>
          <w:p w:rsidR="00D063FF" w:rsidRDefault="00D063FF" w:rsidP="00D063FF">
            <w:pPr>
              <w:spacing w:line="288" w:lineRule="auto"/>
              <w:jc w:val="center"/>
              <w:rPr>
                <w:rFonts w:cstheme="minorHAnsi"/>
              </w:rPr>
            </w:pPr>
            <w:r>
              <w:rPr>
                <w:rFonts w:cstheme="minorHAnsi"/>
              </w:rPr>
              <w:t>0.605</w:t>
            </w:r>
          </w:p>
        </w:tc>
      </w:tr>
    </w:tbl>
    <w:p w:rsidR="00D063FF" w:rsidRDefault="00D063FF" w:rsidP="00A722F3">
      <w:pPr>
        <w:spacing w:line="288" w:lineRule="auto"/>
        <w:jc w:val="both"/>
        <w:rPr>
          <w:rFonts w:cstheme="minorHAnsi"/>
        </w:rPr>
      </w:pPr>
    </w:p>
    <w:p w:rsidR="004017C3" w:rsidRPr="00183F09" w:rsidRDefault="000435C8" w:rsidP="0048469F">
      <w:pPr>
        <w:pStyle w:val="HTMLPreformatted"/>
        <w:shd w:val="clear" w:color="auto" w:fill="FFFFFF"/>
        <w:spacing w:line="288" w:lineRule="auto"/>
        <w:jc w:val="both"/>
        <w:rPr>
          <w:rFonts w:asciiTheme="minorHAnsi" w:hAnsiTheme="minorHAnsi" w:cstheme="minorHAnsi"/>
          <w:b/>
          <w:color w:val="000000"/>
          <w:sz w:val="22"/>
          <w:szCs w:val="22"/>
        </w:rPr>
      </w:pPr>
      <w:r>
        <w:rPr>
          <w:rFonts w:asciiTheme="minorHAnsi" w:hAnsiTheme="minorHAnsi" w:cstheme="minorHAnsi"/>
          <w:b/>
          <w:color w:val="000000"/>
          <w:sz w:val="22"/>
          <w:szCs w:val="22"/>
        </w:rPr>
        <w:t xml:space="preserve">Shot </w:t>
      </w:r>
      <w:r w:rsidR="00836F61" w:rsidRPr="00183F09">
        <w:rPr>
          <w:rFonts w:asciiTheme="minorHAnsi" w:hAnsiTheme="minorHAnsi" w:cstheme="minorHAnsi"/>
          <w:b/>
          <w:color w:val="000000"/>
          <w:sz w:val="22"/>
          <w:szCs w:val="22"/>
        </w:rPr>
        <w:t>Distance</w:t>
      </w:r>
      <w:r w:rsidR="001B740D">
        <w:rPr>
          <w:rFonts w:asciiTheme="minorHAnsi" w:hAnsiTheme="minorHAnsi" w:cstheme="minorHAnsi"/>
          <w:b/>
          <w:color w:val="000000"/>
          <w:sz w:val="22"/>
          <w:szCs w:val="22"/>
        </w:rPr>
        <w:t xml:space="preserve"> and Playoffs</w:t>
      </w:r>
      <w:r w:rsidR="00836F61" w:rsidRPr="00183F09">
        <w:rPr>
          <w:rFonts w:asciiTheme="minorHAnsi" w:hAnsiTheme="minorHAnsi" w:cstheme="minorHAnsi"/>
          <w:b/>
          <w:color w:val="000000"/>
          <w:sz w:val="22"/>
          <w:szCs w:val="22"/>
        </w:rPr>
        <w:t xml:space="preserve"> not Significant Predictor</w:t>
      </w:r>
      <w:r w:rsidR="001B740D">
        <w:rPr>
          <w:rFonts w:asciiTheme="minorHAnsi" w:hAnsiTheme="minorHAnsi" w:cstheme="minorHAnsi"/>
          <w:b/>
          <w:color w:val="000000"/>
          <w:sz w:val="22"/>
          <w:szCs w:val="22"/>
        </w:rPr>
        <w:t>s</w:t>
      </w:r>
      <w:r w:rsidR="00836F61" w:rsidRPr="00183F09">
        <w:rPr>
          <w:rFonts w:asciiTheme="minorHAnsi" w:hAnsiTheme="minorHAnsi" w:cstheme="minorHAnsi"/>
          <w:b/>
          <w:color w:val="000000"/>
          <w:sz w:val="22"/>
          <w:szCs w:val="22"/>
        </w:rPr>
        <w:t xml:space="preserve"> on Making a Shot</w:t>
      </w:r>
    </w:p>
    <w:p w:rsidR="008F633C" w:rsidRDefault="000435C8" w:rsidP="0048469F">
      <w:pPr>
        <w:pStyle w:val="HTMLPreformatted"/>
        <w:shd w:val="clear" w:color="auto" w:fill="FFFFFF"/>
        <w:spacing w:line="288" w:lineRule="auto"/>
        <w:jc w:val="both"/>
        <w:rPr>
          <w:rFonts w:asciiTheme="minorHAnsi" w:hAnsiTheme="minorHAnsi" w:cstheme="minorHAnsi"/>
          <w:color w:val="000000"/>
          <w:sz w:val="22"/>
          <w:szCs w:val="22"/>
        </w:rPr>
      </w:pPr>
      <w:r>
        <w:rPr>
          <w:rFonts w:asciiTheme="minorHAnsi" w:hAnsiTheme="minorHAnsi" w:cstheme="minorHAnsi"/>
          <w:color w:val="000000"/>
          <w:sz w:val="22"/>
          <w:szCs w:val="22"/>
        </w:rPr>
        <w:t>A</w:t>
      </w:r>
      <w:r w:rsidR="00836F61" w:rsidRPr="00836F61">
        <w:rPr>
          <w:rFonts w:asciiTheme="minorHAnsi" w:hAnsiTheme="minorHAnsi" w:cstheme="minorHAnsi"/>
          <w:color w:val="000000"/>
          <w:sz w:val="22"/>
          <w:szCs w:val="22"/>
        </w:rPr>
        <w:t xml:space="preserve"> common </w:t>
      </w:r>
      <w:r w:rsidRPr="00836F61">
        <w:rPr>
          <w:rFonts w:asciiTheme="minorHAnsi" w:hAnsiTheme="minorHAnsi" w:cstheme="minorHAnsi"/>
          <w:color w:val="000000"/>
          <w:sz w:val="22"/>
          <w:szCs w:val="22"/>
        </w:rPr>
        <w:t>perception</w:t>
      </w:r>
      <w:r w:rsidR="00836F61" w:rsidRPr="00836F61">
        <w:rPr>
          <w:rFonts w:asciiTheme="minorHAnsi" w:hAnsiTheme="minorHAnsi" w:cstheme="minorHAnsi"/>
          <w:color w:val="000000"/>
          <w:sz w:val="22"/>
          <w:szCs w:val="22"/>
        </w:rPr>
        <w:t xml:space="preserve"> is when a </w:t>
      </w:r>
      <w:r w:rsidR="00187111">
        <w:rPr>
          <w:rFonts w:asciiTheme="minorHAnsi" w:hAnsiTheme="minorHAnsi" w:cstheme="minorHAnsi"/>
          <w:color w:val="000000"/>
          <w:sz w:val="22"/>
          <w:szCs w:val="22"/>
        </w:rPr>
        <w:t xml:space="preserve">basketball </w:t>
      </w:r>
      <w:r w:rsidR="00836F61" w:rsidRPr="00836F61">
        <w:rPr>
          <w:rFonts w:asciiTheme="minorHAnsi" w:hAnsiTheme="minorHAnsi" w:cstheme="minorHAnsi"/>
          <w:color w:val="000000"/>
          <w:sz w:val="22"/>
          <w:szCs w:val="22"/>
        </w:rPr>
        <w:t xml:space="preserve">player </w:t>
      </w:r>
      <w:r>
        <w:rPr>
          <w:rFonts w:asciiTheme="minorHAnsi" w:hAnsiTheme="minorHAnsi" w:cstheme="minorHAnsi"/>
          <w:color w:val="000000"/>
          <w:sz w:val="22"/>
          <w:szCs w:val="22"/>
        </w:rPr>
        <w:t xml:space="preserve">is </w:t>
      </w:r>
      <w:r w:rsidR="00836F61" w:rsidRPr="00836F61">
        <w:rPr>
          <w:rFonts w:asciiTheme="minorHAnsi" w:hAnsiTheme="minorHAnsi" w:cstheme="minorHAnsi"/>
          <w:color w:val="000000"/>
          <w:sz w:val="22"/>
          <w:szCs w:val="22"/>
        </w:rPr>
        <w:t>close</w:t>
      </w:r>
      <w:r w:rsidR="0032755B">
        <w:rPr>
          <w:rFonts w:asciiTheme="minorHAnsi" w:hAnsiTheme="minorHAnsi" w:cstheme="minorHAnsi"/>
          <w:color w:val="000000"/>
          <w:sz w:val="22"/>
          <w:szCs w:val="22"/>
        </w:rPr>
        <w:t>r</w:t>
      </w:r>
      <w:r w:rsidR="00836F61" w:rsidRPr="00836F61">
        <w:rPr>
          <w:rFonts w:asciiTheme="minorHAnsi" w:hAnsiTheme="minorHAnsi" w:cstheme="minorHAnsi"/>
          <w:color w:val="000000"/>
          <w:sz w:val="22"/>
          <w:szCs w:val="22"/>
        </w:rPr>
        <w:t xml:space="preserve"> to the basket, it would be easier to make a shot. The reality is </w:t>
      </w:r>
      <w:r>
        <w:rPr>
          <w:rFonts w:asciiTheme="minorHAnsi" w:hAnsiTheme="minorHAnsi" w:cstheme="minorHAnsi"/>
          <w:color w:val="000000"/>
          <w:sz w:val="22"/>
          <w:szCs w:val="22"/>
        </w:rPr>
        <w:t xml:space="preserve">often </w:t>
      </w:r>
      <w:r w:rsidR="0032755B">
        <w:rPr>
          <w:rFonts w:asciiTheme="minorHAnsi" w:hAnsiTheme="minorHAnsi" w:cstheme="minorHAnsi"/>
          <w:color w:val="000000"/>
          <w:sz w:val="22"/>
          <w:szCs w:val="22"/>
        </w:rPr>
        <w:t>more complicated than that</w:t>
      </w:r>
      <w:r w:rsidR="00435477">
        <w:rPr>
          <w:rFonts w:asciiTheme="minorHAnsi" w:hAnsiTheme="minorHAnsi" w:cstheme="minorHAnsi"/>
          <w:color w:val="000000"/>
          <w:sz w:val="22"/>
          <w:szCs w:val="22"/>
        </w:rPr>
        <w:t xml:space="preserve">. This is </w:t>
      </w:r>
      <w:r w:rsidR="0032755B">
        <w:rPr>
          <w:rFonts w:asciiTheme="minorHAnsi" w:hAnsiTheme="minorHAnsi" w:cstheme="minorHAnsi"/>
          <w:color w:val="000000"/>
          <w:sz w:val="22"/>
          <w:szCs w:val="22"/>
        </w:rPr>
        <w:t>simply because the defen</w:t>
      </w:r>
      <w:r w:rsidR="00435477">
        <w:rPr>
          <w:rFonts w:asciiTheme="minorHAnsi" w:hAnsiTheme="minorHAnsi" w:cstheme="minorHAnsi"/>
          <w:color w:val="000000"/>
          <w:sz w:val="22"/>
          <w:szCs w:val="22"/>
        </w:rPr>
        <w:t>sive</w:t>
      </w:r>
      <w:r w:rsidR="0032755B">
        <w:rPr>
          <w:rFonts w:asciiTheme="minorHAnsi" w:hAnsiTheme="minorHAnsi" w:cstheme="minorHAnsi"/>
          <w:color w:val="000000"/>
          <w:sz w:val="22"/>
          <w:szCs w:val="22"/>
        </w:rPr>
        <w:t xml:space="preserve"> players can do a better job of defending </w:t>
      </w:r>
      <w:r w:rsidR="00435477">
        <w:rPr>
          <w:rFonts w:asciiTheme="minorHAnsi" w:hAnsiTheme="minorHAnsi" w:cstheme="minorHAnsi"/>
          <w:color w:val="000000"/>
          <w:sz w:val="22"/>
          <w:szCs w:val="22"/>
        </w:rPr>
        <w:t xml:space="preserve">when an offensive is </w:t>
      </w:r>
      <w:r w:rsidR="0032755B">
        <w:rPr>
          <w:rFonts w:asciiTheme="minorHAnsi" w:hAnsiTheme="minorHAnsi" w:cstheme="minorHAnsi"/>
          <w:color w:val="000000"/>
          <w:sz w:val="22"/>
          <w:szCs w:val="22"/>
        </w:rPr>
        <w:t>closer to the basket</w:t>
      </w:r>
      <w:r w:rsidR="00435477">
        <w:rPr>
          <w:rFonts w:asciiTheme="minorHAnsi" w:hAnsiTheme="minorHAnsi" w:cstheme="minorHAnsi"/>
          <w:color w:val="000000"/>
          <w:sz w:val="22"/>
          <w:szCs w:val="22"/>
        </w:rPr>
        <w:t xml:space="preserve"> for scoring</w:t>
      </w:r>
      <w:r w:rsidR="0032755B">
        <w:rPr>
          <w:rFonts w:asciiTheme="minorHAnsi" w:hAnsiTheme="minorHAnsi" w:cstheme="minorHAnsi"/>
          <w:color w:val="000000"/>
          <w:sz w:val="22"/>
          <w:szCs w:val="22"/>
        </w:rPr>
        <w:t xml:space="preserve">. </w:t>
      </w:r>
      <w:r w:rsidR="001B740D">
        <w:rPr>
          <w:rFonts w:asciiTheme="minorHAnsi" w:hAnsiTheme="minorHAnsi" w:cstheme="minorHAnsi"/>
          <w:color w:val="000000"/>
          <w:sz w:val="22"/>
          <w:szCs w:val="22"/>
        </w:rPr>
        <w:t xml:space="preserve">Another interesting question is how Kobe performed in playoff games relative to the regular season games and whether the playoffs affect the relationship between shot distance and his scoring potential. </w:t>
      </w:r>
      <w:r w:rsidR="0032755B">
        <w:rPr>
          <w:rFonts w:asciiTheme="minorHAnsi" w:hAnsiTheme="minorHAnsi" w:cstheme="minorHAnsi"/>
          <w:color w:val="000000"/>
          <w:sz w:val="22"/>
          <w:szCs w:val="22"/>
        </w:rPr>
        <w:t>To answer th</w:t>
      </w:r>
      <w:r w:rsidR="001B740D">
        <w:rPr>
          <w:rFonts w:asciiTheme="minorHAnsi" w:hAnsiTheme="minorHAnsi" w:cstheme="minorHAnsi"/>
          <w:color w:val="000000"/>
          <w:sz w:val="22"/>
          <w:szCs w:val="22"/>
        </w:rPr>
        <w:t>ese</w:t>
      </w:r>
      <w:r w:rsidR="0032755B">
        <w:rPr>
          <w:rFonts w:asciiTheme="minorHAnsi" w:hAnsiTheme="minorHAnsi" w:cstheme="minorHAnsi"/>
          <w:color w:val="000000"/>
          <w:sz w:val="22"/>
          <w:szCs w:val="22"/>
        </w:rPr>
        <w:t xml:space="preserve"> </w:t>
      </w:r>
      <w:r w:rsidR="0032755B">
        <w:rPr>
          <w:rFonts w:asciiTheme="minorHAnsi" w:hAnsiTheme="minorHAnsi" w:cstheme="minorHAnsi"/>
          <w:color w:val="000000"/>
          <w:sz w:val="22"/>
          <w:szCs w:val="22"/>
        </w:rPr>
        <w:lastRenderedPageBreak/>
        <w:t>question</w:t>
      </w:r>
      <w:r w:rsidR="001B740D">
        <w:rPr>
          <w:rFonts w:asciiTheme="minorHAnsi" w:hAnsiTheme="minorHAnsi" w:cstheme="minorHAnsi"/>
          <w:color w:val="000000"/>
          <w:sz w:val="22"/>
          <w:szCs w:val="22"/>
        </w:rPr>
        <w:t>s</w:t>
      </w:r>
      <w:ins w:id="41" w:author="A Alford" w:date="2019-04-10T06:33:00Z">
        <w:r w:rsidR="00EB2DA5">
          <w:rPr>
            <w:rFonts w:asciiTheme="minorHAnsi" w:hAnsiTheme="minorHAnsi" w:cstheme="minorHAnsi"/>
            <w:color w:val="000000"/>
            <w:sz w:val="22"/>
            <w:szCs w:val="22"/>
          </w:rPr>
          <w:t>,</w:t>
        </w:r>
      </w:ins>
      <w:r w:rsidR="0032755B">
        <w:rPr>
          <w:rFonts w:asciiTheme="minorHAnsi" w:hAnsiTheme="minorHAnsi" w:cstheme="minorHAnsi"/>
          <w:color w:val="000000"/>
          <w:sz w:val="22"/>
          <w:szCs w:val="22"/>
        </w:rPr>
        <w:t xml:space="preserve"> </w:t>
      </w:r>
      <w:r w:rsidR="00187111">
        <w:rPr>
          <w:rFonts w:asciiTheme="minorHAnsi" w:hAnsiTheme="minorHAnsi" w:cstheme="minorHAnsi"/>
          <w:color w:val="000000"/>
          <w:sz w:val="22"/>
          <w:szCs w:val="22"/>
        </w:rPr>
        <w:t xml:space="preserve">we applied </w:t>
      </w:r>
      <w:r w:rsidR="001B740D">
        <w:rPr>
          <w:rFonts w:asciiTheme="minorHAnsi" w:hAnsiTheme="minorHAnsi" w:cstheme="minorHAnsi"/>
          <w:color w:val="000000"/>
          <w:sz w:val="22"/>
          <w:szCs w:val="22"/>
        </w:rPr>
        <w:t xml:space="preserve">a </w:t>
      </w:r>
      <w:r w:rsidR="00187111">
        <w:rPr>
          <w:rFonts w:asciiTheme="minorHAnsi" w:hAnsiTheme="minorHAnsi" w:cstheme="minorHAnsi"/>
          <w:color w:val="000000"/>
          <w:sz w:val="22"/>
          <w:szCs w:val="22"/>
        </w:rPr>
        <w:t xml:space="preserve">logistic regression model to the whole input dataset (25697 observations). </w:t>
      </w:r>
      <w:r w:rsidR="00A6649B">
        <w:rPr>
          <w:rFonts w:asciiTheme="minorHAnsi" w:hAnsiTheme="minorHAnsi" w:cstheme="minorHAnsi"/>
          <w:color w:val="000000"/>
          <w:sz w:val="22"/>
          <w:szCs w:val="22"/>
        </w:rPr>
        <w:t xml:space="preserve">Although </w:t>
      </w:r>
      <w:proofErr w:type="spellStart"/>
      <w:r w:rsidR="001B740D">
        <w:rPr>
          <w:rFonts w:asciiTheme="minorHAnsi" w:hAnsiTheme="minorHAnsi" w:cstheme="minorHAnsi"/>
          <w:color w:val="000000"/>
          <w:sz w:val="22"/>
          <w:szCs w:val="22"/>
        </w:rPr>
        <w:t>shot_distance</w:t>
      </w:r>
      <w:proofErr w:type="spellEnd"/>
      <w:r w:rsidR="001B740D">
        <w:rPr>
          <w:rFonts w:asciiTheme="minorHAnsi" w:hAnsiTheme="minorHAnsi" w:cstheme="minorHAnsi"/>
          <w:color w:val="000000"/>
          <w:sz w:val="22"/>
          <w:szCs w:val="22"/>
        </w:rPr>
        <w:t xml:space="preserve"> and p</w:t>
      </w:r>
      <w:r w:rsidR="00A6649B">
        <w:rPr>
          <w:rFonts w:asciiTheme="minorHAnsi" w:hAnsiTheme="minorHAnsi" w:cstheme="minorHAnsi"/>
          <w:color w:val="000000"/>
          <w:sz w:val="22"/>
          <w:szCs w:val="22"/>
        </w:rPr>
        <w:t>l</w:t>
      </w:r>
      <w:r w:rsidR="001B740D">
        <w:rPr>
          <w:rFonts w:asciiTheme="minorHAnsi" w:hAnsiTheme="minorHAnsi" w:cstheme="minorHAnsi"/>
          <w:color w:val="000000"/>
          <w:sz w:val="22"/>
          <w:szCs w:val="22"/>
        </w:rPr>
        <w:t xml:space="preserve">ayoffs were not among </w:t>
      </w:r>
      <w:r w:rsidR="00F6327D">
        <w:rPr>
          <w:rFonts w:asciiTheme="minorHAnsi" w:hAnsiTheme="minorHAnsi" w:cstheme="minorHAnsi"/>
          <w:color w:val="000000"/>
          <w:sz w:val="22"/>
          <w:szCs w:val="22"/>
        </w:rPr>
        <w:t xml:space="preserve">those 11 significant variables identified above, </w:t>
      </w:r>
      <w:r w:rsidR="00A6649B">
        <w:rPr>
          <w:rFonts w:asciiTheme="minorHAnsi" w:hAnsiTheme="minorHAnsi" w:cstheme="minorHAnsi"/>
          <w:color w:val="000000"/>
          <w:sz w:val="22"/>
          <w:szCs w:val="22"/>
        </w:rPr>
        <w:t>we included them</w:t>
      </w:r>
      <w:ins w:id="42" w:author="A Alford" w:date="2019-04-10T06:33:00Z">
        <w:r w:rsidR="00EB2DA5">
          <w:rPr>
            <w:rFonts w:asciiTheme="minorHAnsi" w:hAnsiTheme="minorHAnsi" w:cstheme="minorHAnsi"/>
            <w:color w:val="000000"/>
            <w:sz w:val="22"/>
            <w:szCs w:val="22"/>
          </w:rPr>
          <w:t xml:space="preserve"> </w:t>
        </w:r>
      </w:ins>
      <w:del w:id="43" w:author="A Alford" w:date="2019-04-10T06:33:00Z">
        <w:r w:rsidR="00A6649B" w:rsidDel="00EB2DA5">
          <w:rPr>
            <w:rFonts w:asciiTheme="minorHAnsi" w:hAnsiTheme="minorHAnsi" w:cstheme="minorHAnsi"/>
            <w:color w:val="000000"/>
            <w:sz w:val="22"/>
            <w:szCs w:val="22"/>
          </w:rPr>
          <w:delText xml:space="preserve"> </w:delText>
        </w:r>
      </w:del>
      <w:proofErr w:type="gramStart"/>
      <w:r w:rsidR="00A6649B">
        <w:rPr>
          <w:rFonts w:asciiTheme="minorHAnsi" w:hAnsiTheme="minorHAnsi" w:cstheme="minorHAnsi"/>
          <w:color w:val="000000"/>
          <w:sz w:val="22"/>
          <w:szCs w:val="22"/>
        </w:rPr>
        <w:t>and also</w:t>
      </w:r>
      <w:proofErr w:type="gramEnd"/>
      <w:r w:rsidR="00A6649B">
        <w:rPr>
          <w:rFonts w:asciiTheme="minorHAnsi" w:hAnsiTheme="minorHAnsi" w:cstheme="minorHAnsi"/>
          <w:color w:val="000000"/>
          <w:sz w:val="22"/>
          <w:szCs w:val="22"/>
        </w:rPr>
        <w:t xml:space="preserve"> the interaction term </w:t>
      </w:r>
      <w:proofErr w:type="spellStart"/>
      <w:r w:rsidR="00A6649B">
        <w:rPr>
          <w:rFonts w:asciiTheme="minorHAnsi" w:hAnsiTheme="minorHAnsi" w:cstheme="minorHAnsi"/>
          <w:color w:val="000000"/>
          <w:sz w:val="22"/>
          <w:szCs w:val="22"/>
        </w:rPr>
        <w:t>shot_distance</w:t>
      </w:r>
      <w:proofErr w:type="spellEnd"/>
      <w:r w:rsidR="00A6649B">
        <w:rPr>
          <w:rFonts w:asciiTheme="minorHAnsi" w:hAnsiTheme="minorHAnsi" w:cstheme="minorHAnsi"/>
          <w:color w:val="000000"/>
          <w:sz w:val="22"/>
          <w:szCs w:val="22"/>
        </w:rPr>
        <w:t>*playoffs along with other 11 significant variables in the model fitting. The Hosmer and Lemeshow Goodness-of-Fit test gave a p-value of 0.</w:t>
      </w:r>
      <w:r w:rsidR="00F6327D">
        <w:rPr>
          <w:rFonts w:asciiTheme="minorHAnsi" w:hAnsiTheme="minorHAnsi" w:cstheme="minorHAnsi"/>
          <w:color w:val="000000"/>
          <w:sz w:val="22"/>
          <w:szCs w:val="22"/>
        </w:rPr>
        <w:t>36</w:t>
      </w:r>
      <w:r w:rsidR="00A6649B">
        <w:rPr>
          <w:rFonts w:asciiTheme="minorHAnsi" w:hAnsiTheme="minorHAnsi" w:cstheme="minorHAnsi"/>
          <w:color w:val="000000"/>
          <w:sz w:val="22"/>
          <w:szCs w:val="22"/>
        </w:rPr>
        <w:t xml:space="preserve">78, suggesting there is no evidence that the logistic modeling with 14 variables is a bad fit. </w:t>
      </w:r>
      <w:r w:rsidR="00343BE4">
        <w:rPr>
          <w:rFonts w:asciiTheme="minorHAnsi" w:hAnsiTheme="minorHAnsi" w:cstheme="minorHAnsi"/>
          <w:color w:val="000000"/>
          <w:sz w:val="22"/>
          <w:szCs w:val="22"/>
        </w:rPr>
        <w:t xml:space="preserve">The fitting statistics of </w:t>
      </w:r>
      <w:proofErr w:type="spellStart"/>
      <w:r w:rsidR="00343BE4">
        <w:rPr>
          <w:rFonts w:asciiTheme="minorHAnsi" w:hAnsiTheme="minorHAnsi" w:cstheme="minorHAnsi"/>
          <w:color w:val="000000"/>
          <w:sz w:val="22"/>
          <w:szCs w:val="22"/>
        </w:rPr>
        <w:t>shot_distance</w:t>
      </w:r>
      <w:proofErr w:type="spellEnd"/>
      <w:r w:rsidR="00343BE4">
        <w:rPr>
          <w:rFonts w:asciiTheme="minorHAnsi" w:hAnsiTheme="minorHAnsi" w:cstheme="minorHAnsi"/>
          <w:color w:val="000000"/>
          <w:sz w:val="22"/>
          <w:szCs w:val="22"/>
        </w:rPr>
        <w:t xml:space="preserve">, playoffs, and their interaction term </w:t>
      </w:r>
      <w:r w:rsidR="008F633C">
        <w:rPr>
          <w:rFonts w:asciiTheme="minorHAnsi" w:hAnsiTheme="minorHAnsi" w:cstheme="minorHAnsi"/>
          <w:color w:val="000000"/>
          <w:sz w:val="22"/>
          <w:szCs w:val="22"/>
        </w:rPr>
        <w:t>are shown below.</w:t>
      </w:r>
      <w:r w:rsidR="001B740D">
        <w:rPr>
          <w:rFonts w:asciiTheme="minorHAnsi" w:hAnsiTheme="minorHAnsi" w:cstheme="minorHAnsi"/>
          <w:color w:val="000000"/>
          <w:sz w:val="22"/>
          <w:szCs w:val="22"/>
        </w:rPr>
        <w:t xml:space="preserve"> </w:t>
      </w:r>
    </w:p>
    <w:p w:rsidR="008F633C" w:rsidRPr="00836F61" w:rsidRDefault="008F633C" w:rsidP="0048469F">
      <w:pPr>
        <w:pStyle w:val="HTMLPreformatted"/>
        <w:shd w:val="clear" w:color="auto" w:fill="FFFFFF"/>
        <w:spacing w:line="288" w:lineRule="auto"/>
        <w:jc w:val="both"/>
        <w:rPr>
          <w:rFonts w:asciiTheme="minorHAnsi" w:hAnsiTheme="minorHAnsi" w:cstheme="minorHAnsi"/>
          <w:color w:val="000000"/>
          <w:sz w:val="22"/>
          <w:szCs w:val="22"/>
        </w:rPr>
      </w:pPr>
    </w:p>
    <w:p w:rsidR="00836F61" w:rsidRPr="00836F61" w:rsidRDefault="008F633C" w:rsidP="0048469F">
      <w:pPr>
        <w:pStyle w:val="HTMLPreformatted"/>
        <w:shd w:val="clear" w:color="auto" w:fill="FFFFFF"/>
        <w:spacing w:line="288" w:lineRule="auto"/>
        <w:jc w:val="both"/>
        <w:rPr>
          <w:rFonts w:asciiTheme="minorHAnsi" w:hAnsiTheme="minorHAnsi" w:cstheme="minorHAnsi"/>
          <w:color w:val="000000"/>
          <w:sz w:val="22"/>
          <w:szCs w:val="22"/>
        </w:rPr>
      </w:pPr>
      <w:r w:rsidRPr="008F633C">
        <w:rPr>
          <w:rFonts w:asciiTheme="minorHAnsi" w:hAnsiTheme="minorHAnsi" w:cstheme="minorHAnsi"/>
          <w:b/>
          <w:color w:val="000000"/>
          <w:sz w:val="22"/>
          <w:szCs w:val="22"/>
        </w:rPr>
        <w:t>Table 3</w:t>
      </w:r>
      <w:r>
        <w:rPr>
          <w:rFonts w:asciiTheme="minorHAnsi" w:hAnsiTheme="minorHAnsi" w:cstheme="minorHAnsi"/>
          <w:color w:val="000000"/>
          <w:sz w:val="22"/>
          <w:szCs w:val="22"/>
        </w:rPr>
        <w:t xml:space="preserve">. The fitting statistics of </w:t>
      </w:r>
      <w:proofErr w:type="spellStart"/>
      <w:r>
        <w:rPr>
          <w:rFonts w:asciiTheme="minorHAnsi" w:hAnsiTheme="minorHAnsi" w:cstheme="minorHAnsi"/>
          <w:color w:val="000000"/>
          <w:sz w:val="22"/>
          <w:szCs w:val="22"/>
        </w:rPr>
        <w:t>shot_distance</w:t>
      </w:r>
      <w:proofErr w:type="spellEnd"/>
      <w:r>
        <w:rPr>
          <w:rFonts w:asciiTheme="minorHAnsi" w:hAnsiTheme="minorHAnsi" w:cstheme="minorHAnsi"/>
          <w:color w:val="000000"/>
          <w:sz w:val="22"/>
          <w:szCs w:val="22"/>
        </w:rPr>
        <w:t xml:space="preserve">, playoffs, and </w:t>
      </w:r>
      <w:proofErr w:type="spellStart"/>
      <w:r>
        <w:rPr>
          <w:rFonts w:asciiTheme="minorHAnsi" w:hAnsiTheme="minorHAnsi" w:cstheme="minorHAnsi"/>
          <w:color w:val="000000"/>
          <w:sz w:val="22"/>
          <w:szCs w:val="22"/>
        </w:rPr>
        <w:t>shot_distance</w:t>
      </w:r>
      <w:proofErr w:type="spellEnd"/>
      <w:r>
        <w:rPr>
          <w:rFonts w:asciiTheme="minorHAnsi" w:hAnsiTheme="minorHAnsi" w:cstheme="minorHAnsi"/>
          <w:color w:val="000000"/>
          <w:sz w:val="22"/>
          <w:szCs w:val="22"/>
        </w:rPr>
        <w:t>*playoffs.</w:t>
      </w:r>
    </w:p>
    <w:p w:rsidR="00AE4D3C" w:rsidRPr="00836F61" w:rsidRDefault="00941ED0" w:rsidP="0048469F">
      <w:pPr>
        <w:spacing w:line="288" w:lineRule="auto"/>
        <w:jc w:val="both"/>
        <w:rPr>
          <w:rFonts w:cstheme="minorHAnsi"/>
        </w:rPr>
      </w:pPr>
      <w:r w:rsidRPr="00941ED0">
        <w:rPr>
          <w:noProof/>
        </w:rPr>
        <w:t xml:space="preserve"> </w:t>
      </w:r>
      <w:r w:rsidRPr="00941ED0">
        <w:rPr>
          <w:noProof/>
        </w:rPr>
        <w:drawing>
          <wp:inline distT="0" distB="0" distL="0" distR="0" wp14:anchorId="350C223E" wp14:editId="06578CD7">
            <wp:extent cx="5673647" cy="12649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127" t="41936" r="19316" b="32081"/>
                    <a:stretch/>
                  </pic:blipFill>
                  <pic:spPr bwMode="auto">
                    <a:xfrm>
                      <a:off x="0" y="0"/>
                      <a:ext cx="5678522" cy="1266007"/>
                    </a:xfrm>
                    <a:prstGeom prst="rect">
                      <a:avLst/>
                    </a:prstGeom>
                    <a:ln>
                      <a:noFill/>
                    </a:ln>
                    <a:extLst>
                      <a:ext uri="{53640926-AAD7-44D8-BBD7-CCE9431645EC}">
                        <a14:shadowObscured xmlns:a14="http://schemas.microsoft.com/office/drawing/2010/main"/>
                      </a:ext>
                    </a:extLst>
                  </pic:spPr>
                </pic:pic>
              </a:graphicData>
            </a:graphic>
          </wp:inline>
        </w:drawing>
      </w:r>
    </w:p>
    <w:p w:rsidR="00911A7C" w:rsidRDefault="00E3010F" w:rsidP="0048469F">
      <w:pPr>
        <w:spacing w:line="288" w:lineRule="auto"/>
        <w:jc w:val="both"/>
        <w:rPr>
          <w:noProof/>
        </w:rPr>
      </w:pPr>
      <w:r w:rsidRPr="00E3010F">
        <w:rPr>
          <w:noProof/>
        </w:rPr>
        <w:t xml:space="preserve"> </w:t>
      </w:r>
      <w:r>
        <w:rPr>
          <w:noProof/>
        </w:rPr>
        <w:drawing>
          <wp:inline distT="0" distB="0" distL="0" distR="0" wp14:anchorId="3B40F6D8" wp14:editId="4239EDB5">
            <wp:extent cx="4907280" cy="1152686"/>
            <wp:effectExtent l="0" t="0" r="762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5384" t="50666" r="14787" b="32702"/>
                    <a:stretch/>
                  </pic:blipFill>
                  <pic:spPr bwMode="auto">
                    <a:xfrm>
                      <a:off x="0" y="0"/>
                      <a:ext cx="4939210" cy="1160186"/>
                    </a:xfrm>
                    <a:prstGeom prst="rect">
                      <a:avLst/>
                    </a:prstGeom>
                    <a:ln>
                      <a:noFill/>
                    </a:ln>
                    <a:extLst>
                      <a:ext uri="{53640926-AAD7-44D8-BBD7-CCE9431645EC}">
                        <a14:shadowObscured xmlns:a14="http://schemas.microsoft.com/office/drawing/2010/main"/>
                      </a:ext>
                    </a:extLst>
                  </pic:spPr>
                </pic:pic>
              </a:graphicData>
            </a:graphic>
          </wp:inline>
        </w:drawing>
      </w:r>
    </w:p>
    <w:p w:rsidR="00F750E9" w:rsidRDefault="008F633C" w:rsidP="0048469F">
      <w:pPr>
        <w:spacing w:line="288" w:lineRule="auto"/>
        <w:jc w:val="both"/>
        <w:rPr>
          <w:noProof/>
        </w:rPr>
      </w:pPr>
      <w:r>
        <w:rPr>
          <w:noProof/>
        </w:rPr>
        <w:t xml:space="preserve">As shown in </w:t>
      </w:r>
      <w:r w:rsidR="00A1307A">
        <w:rPr>
          <w:noProof/>
        </w:rPr>
        <w:t xml:space="preserve">Table 3, </w:t>
      </w:r>
      <w:r w:rsidR="00FF54C4">
        <w:rPr>
          <w:noProof/>
        </w:rPr>
        <w:t xml:space="preserve">log(odds of making a shot) </w:t>
      </w:r>
      <w:r w:rsidR="005178F3">
        <w:rPr>
          <w:noProof/>
        </w:rPr>
        <w:t>increase 0.00223 for every unit increase of shot_distance, or the odds of scor</w:t>
      </w:r>
      <w:r w:rsidR="00DE386C">
        <w:rPr>
          <w:noProof/>
        </w:rPr>
        <w:t>ing</w:t>
      </w:r>
      <w:r w:rsidR="005178F3">
        <w:rPr>
          <w:noProof/>
        </w:rPr>
        <w:t xml:space="preserve"> a shot is 1.0022 when Kobe is one unit away from the basket. </w:t>
      </w:r>
      <w:r w:rsidR="00DE386C">
        <w:rPr>
          <w:noProof/>
        </w:rPr>
        <w:t>Although t</w:t>
      </w:r>
      <w:r w:rsidR="005178F3">
        <w:rPr>
          <w:noProof/>
        </w:rPr>
        <w:t xml:space="preserve">his seems odd, it can be understood </w:t>
      </w:r>
      <w:r w:rsidR="00DE386C">
        <w:rPr>
          <w:noProof/>
        </w:rPr>
        <w:t>in</w:t>
      </w:r>
      <w:r w:rsidR="005178F3">
        <w:rPr>
          <w:noProof/>
        </w:rPr>
        <w:t xml:space="preserve"> this way: when he is not close to basket, he has more space to operate by using favorable moves to score. When he is closer to basket, pressure goes up as more defensive players would crowd him, making him harder to score. </w:t>
      </w:r>
      <w:r w:rsidR="00DE386C">
        <w:rPr>
          <w:noProof/>
        </w:rPr>
        <w:t xml:space="preserve">The </w:t>
      </w:r>
      <w:r w:rsidR="00E7555D">
        <w:rPr>
          <w:noProof/>
        </w:rPr>
        <w:t xml:space="preserve">relationship between the </w:t>
      </w:r>
      <w:r w:rsidR="00DE386C">
        <w:rPr>
          <w:noProof/>
        </w:rPr>
        <w:t xml:space="preserve">probabilty of Kobe making a shot </w:t>
      </w:r>
      <w:r w:rsidR="00E7555D">
        <w:rPr>
          <w:noProof/>
        </w:rPr>
        <w:t xml:space="preserve">and the distance he is from the hoop is shown in </w:t>
      </w:r>
      <w:r w:rsidR="00E7555D" w:rsidRPr="00B36D79">
        <w:rPr>
          <w:b/>
          <w:noProof/>
        </w:rPr>
        <w:t xml:space="preserve">Figure </w:t>
      </w:r>
      <w:r w:rsidR="00CD487D">
        <w:rPr>
          <w:b/>
          <w:noProof/>
        </w:rPr>
        <w:t>3</w:t>
      </w:r>
      <w:r w:rsidR="00B36D79">
        <w:rPr>
          <w:noProof/>
        </w:rPr>
        <w:t xml:space="preserve"> after accounting for other variables</w:t>
      </w:r>
      <w:r w:rsidR="00E7555D">
        <w:rPr>
          <w:noProof/>
        </w:rPr>
        <w:t xml:space="preserve">. It </w:t>
      </w:r>
      <w:r w:rsidR="00A96651">
        <w:rPr>
          <w:noProof/>
        </w:rPr>
        <w:t xml:space="preserve">appears that there is a </w:t>
      </w:r>
      <w:r w:rsidR="00B36D79">
        <w:rPr>
          <w:noProof/>
        </w:rPr>
        <w:t xml:space="preserve">slightly positive linear relationship between distance and probalibity to score. The 95% CI  band is also shown in the </w:t>
      </w:r>
      <w:r w:rsidR="00B36D79" w:rsidRPr="00CD487D">
        <w:rPr>
          <w:b/>
          <w:noProof/>
        </w:rPr>
        <w:t>Figure</w:t>
      </w:r>
      <w:r w:rsidR="00C230F3" w:rsidRPr="00CD487D">
        <w:rPr>
          <w:b/>
          <w:noProof/>
        </w:rPr>
        <w:t xml:space="preserve"> 3</w:t>
      </w:r>
      <w:r w:rsidR="00B36D79">
        <w:rPr>
          <w:noProof/>
        </w:rPr>
        <w:t xml:space="preserve">. </w:t>
      </w:r>
    </w:p>
    <w:p w:rsidR="008F633C" w:rsidRDefault="005178F3" w:rsidP="0048469F">
      <w:pPr>
        <w:spacing w:line="288" w:lineRule="auto"/>
        <w:jc w:val="both"/>
        <w:rPr>
          <w:noProof/>
        </w:rPr>
      </w:pPr>
      <w:r>
        <w:rPr>
          <w:noProof/>
        </w:rPr>
        <w:t xml:space="preserve">On the other hand, the p-vlaue of 0.7898 and 95% CI of [-10.73, 1.36] which contains zero </w:t>
      </w:r>
      <w:r w:rsidR="00756D49">
        <w:rPr>
          <w:noProof/>
        </w:rPr>
        <w:t xml:space="preserve">for </w:t>
      </w:r>
      <w:r w:rsidR="00EC155A">
        <w:rPr>
          <w:noProof/>
        </w:rPr>
        <w:t xml:space="preserve">the </w:t>
      </w:r>
      <w:r w:rsidR="00756D49">
        <w:rPr>
          <w:noProof/>
        </w:rPr>
        <w:t>coefficient</w:t>
      </w:r>
      <w:r w:rsidR="00EC155A">
        <w:rPr>
          <w:noProof/>
        </w:rPr>
        <w:t xml:space="preserve"> estimate </w:t>
      </w:r>
      <w:r>
        <w:rPr>
          <w:noProof/>
        </w:rPr>
        <w:t>mean that there is no significant relationship between shot_distance and whether he will make shots</w:t>
      </w:r>
      <w:r w:rsidR="00EC155A">
        <w:rPr>
          <w:noProof/>
        </w:rPr>
        <w:t xml:space="preserve"> after accounting for other variables.</w:t>
      </w:r>
      <w:r w:rsidR="00266BBB">
        <w:rPr>
          <w:noProof/>
        </w:rPr>
        <w:t xml:space="preserve"> </w:t>
      </w:r>
      <w:r>
        <w:rPr>
          <w:noProof/>
        </w:rPr>
        <w:t xml:space="preserve"> This indicates that other significant variables aleady explained</w:t>
      </w:r>
      <w:r w:rsidR="00EC155A">
        <w:rPr>
          <w:noProof/>
        </w:rPr>
        <w:t xml:space="preserve"> well</w:t>
      </w:r>
      <w:r>
        <w:rPr>
          <w:noProof/>
        </w:rPr>
        <w:t xml:space="preserve"> the </w:t>
      </w:r>
      <w:r w:rsidR="00266BBB">
        <w:rPr>
          <w:noProof/>
        </w:rPr>
        <w:t xml:space="preserve">chances that he will make a shot or not. Similar explainatin can be applied to playoffs, which has a p-value of 0.2416 and 95% CI [-0.2252, 0.0568]. </w:t>
      </w:r>
      <w:r w:rsidR="00EC155A">
        <w:rPr>
          <w:noProof/>
        </w:rPr>
        <w:t>The estimated coefficient for interaction term between shot_distance and playoffs is not significant either (p-value=0.2064, 95% CI [-0.003, 0.014])</w:t>
      </w:r>
      <w:r w:rsidR="00756D49">
        <w:rPr>
          <w:noProof/>
        </w:rPr>
        <w:t xml:space="preserve"> (</w:t>
      </w:r>
      <w:r w:rsidR="00756D49" w:rsidRPr="00756D49">
        <w:rPr>
          <w:b/>
          <w:noProof/>
        </w:rPr>
        <w:t>Figure 3</w:t>
      </w:r>
      <w:r w:rsidR="00756D49">
        <w:rPr>
          <w:noProof/>
        </w:rPr>
        <w:t xml:space="preserve">). Based on this analysis, we concluded that whether Kobe made a shot or not is not significantly related to the distance he is from the hoop. </w:t>
      </w:r>
      <w:r w:rsidR="00756D49" w:rsidRPr="00086C1F">
        <w:t xml:space="preserve">The relationship between the distance Kobe is from the basket and the odds of him making the shot is </w:t>
      </w:r>
      <w:r w:rsidR="00756D49">
        <w:t xml:space="preserve">not </w:t>
      </w:r>
      <w:r w:rsidR="00756D49" w:rsidRPr="00086C1F">
        <w:t xml:space="preserve">different if they are in the playoffs. </w:t>
      </w:r>
      <w:r w:rsidR="00266BBB">
        <w:rPr>
          <w:noProof/>
        </w:rPr>
        <w:t xml:space="preserve">  </w:t>
      </w:r>
    </w:p>
    <w:p w:rsidR="00066C98" w:rsidRDefault="00B36D79" w:rsidP="0048469F">
      <w:pPr>
        <w:spacing w:line="288" w:lineRule="auto"/>
        <w:jc w:val="both"/>
        <w:rPr>
          <w:noProof/>
        </w:rPr>
      </w:pPr>
      <w:r>
        <w:rPr>
          <w:noProof/>
        </w:rPr>
        <w:lastRenderedPageBreak/>
        <w:drawing>
          <wp:inline distT="0" distB="0" distL="0" distR="0" wp14:anchorId="60CEF0EF" wp14:editId="3DC34ED2">
            <wp:extent cx="2924583" cy="225742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4530" t="26894" r="14500" b="16885"/>
                    <a:stretch/>
                  </pic:blipFill>
                  <pic:spPr bwMode="auto">
                    <a:xfrm>
                      <a:off x="0" y="0"/>
                      <a:ext cx="2960793" cy="2285375"/>
                    </a:xfrm>
                    <a:prstGeom prst="rect">
                      <a:avLst/>
                    </a:prstGeom>
                    <a:ln>
                      <a:noFill/>
                    </a:ln>
                    <a:extLst>
                      <a:ext uri="{53640926-AAD7-44D8-BBD7-CCE9431645EC}">
                        <a14:shadowObscured xmlns:a14="http://schemas.microsoft.com/office/drawing/2010/main"/>
                      </a:ext>
                    </a:extLst>
                  </pic:spPr>
                </pic:pic>
              </a:graphicData>
            </a:graphic>
          </wp:inline>
        </w:drawing>
      </w:r>
      <w:r w:rsidR="00066C98">
        <w:rPr>
          <w:noProof/>
        </w:rPr>
        <w:drawing>
          <wp:inline distT="0" distB="0" distL="0" distR="0" wp14:anchorId="6FC3940A" wp14:editId="4744CAED">
            <wp:extent cx="2881313" cy="217113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4631" t="26929" r="14419" b="18215"/>
                    <a:stretch/>
                  </pic:blipFill>
                  <pic:spPr bwMode="auto">
                    <a:xfrm>
                      <a:off x="0" y="0"/>
                      <a:ext cx="2891139" cy="2178539"/>
                    </a:xfrm>
                    <a:prstGeom prst="rect">
                      <a:avLst/>
                    </a:prstGeom>
                    <a:ln>
                      <a:noFill/>
                    </a:ln>
                    <a:extLst>
                      <a:ext uri="{53640926-AAD7-44D8-BBD7-CCE9431645EC}">
                        <a14:shadowObscured xmlns:a14="http://schemas.microsoft.com/office/drawing/2010/main"/>
                      </a:ext>
                    </a:extLst>
                  </pic:spPr>
                </pic:pic>
              </a:graphicData>
            </a:graphic>
          </wp:inline>
        </w:drawing>
      </w:r>
    </w:p>
    <w:p w:rsidR="00B36D79" w:rsidRDefault="00B36D79" w:rsidP="0048469F">
      <w:pPr>
        <w:spacing w:line="288" w:lineRule="auto"/>
        <w:jc w:val="both"/>
        <w:rPr>
          <w:noProof/>
        </w:rPr>
      </w:pPr>
      <w:r w:rsidRPr="009F6C89">
        <w:rPr>
          <w:b/>
          <w:noProof/>
        </w:rPr>
        <w:t>Figure 3</w:t>
      </w:r>
      <w:r>
        <w:rPr>
          <w:noProof/>
        </w:rPr>
        <w:t xml:space="preserve">. The relationship between probability of Kobe scoring and the distance to the hoop. </w:t>
      </w:r>
    </w:p>
    <w:p w:rsidR="00CB5A6F" w:rsidRPr="00E459F5" w:rsidRDefault="00B7228B" w:rsidP="0048469F">
      <w:pPr>
        <w:spacing w:line="288" w:lineRule="auto"/>
        <w:jc w:val="both"/>
        <w:rPr>
          <w:rFonts w:cstheme="minorHAnsi"/>
          <w:b/>
        </w:rPr>
      </w:pPr>
      <w:r w:rsidRPr="00E459F5">
        <w:rPr>
          <w:rFonts w:cstheme="minorHAnsi"/>
          <w:b/>
        </w:rPr>
        <w:t>Predicting the Outcomes of 5000 Kobe’s Shots</w:t>
      </w:r>
    </w:p>
    <w:p w:rsidR="00B7228B" w:rsidRDefault="00EE602F" w:rsidP="0048469F">
      <w:pPr>
        <w:spacing w:line="288" w:lineRule="auto"/>
        <w:jc w:val="both"/>
        <w:rPr>
          <w:rFonts w:cstheme="minorHAnsi"/>
        </w:rPr>
      </w:pPr>
      <w:r>
        <w:rPr>
          <w:rFonts w:cstheme="minorHAnsi"/>
        </w:rPr>
        <w:t>By u</w:t>
      </w:r>
      <w:r w:rsidR="00B7228B">
        <w:rPr>
          <w:rFonts w:cstheme="minorHAnsi"/>
        </w:rPr>
        <w:t xml:space="preserve">sing the best </w:t>
      </w:r>
      <w:r w:rsidR="00CD1694">
        <w:rPr>
          <w:rFonts w:cstheme="minorHAnsi"/>
        </w:rPr>
        <w:t>model</w:t>
      </w:r>
      <w:r w:rsidR="00B7228B">
        <w:rPr>
          <w:rFonts w:cstheme="minorHAnsi"/>
        </w:rPr>
        <w:t xml:space="preserve"> identified, </w:t>
      </w:r>
      <w:r w:rsidR="00EB0D1E">
        <w:rPr>
          <w:rFonts w:cstheme="minorHAnsi"/>
        </w:rPr>
        <w:t xml:space="preserve">that is, </w:t>
      </w:r>
      <w:r w:rsidR="00B7228B">
        <w:rPr>
          <w:rFonts w:cstheme="minorHAnsi"/>
        </w:rPr>
        <w:t>the logistic regression model, we predicted the outcome of 5000 shot Kobe took during his career. In the prediction, we used all the input data points of (25697 observations)</w:t>
      </w:r>
      <w:r w:rsidR="00EB0D1E">
        <w:rPr>
          <w:rFonts w:cstheme="minorHAnsi"/>
        </w:rPr>
        <w:t xml:space="preserve"> as the training dataset</w:t>
      </w:r>
      <w:r w:rsidR="007A05B5">
        <w:rPr>
          <w:rFonts w:cstheme="minorHAnsi"/>
        </w:rPr>
        <w:t xml:space="preserve"> and 11 significant variables we identified earlier.</w:t>
      </w:r>
      <w:r w:rsidR="00107691">
        <w:rPr>
          <w:rFonts w:cstheme="minorHAnsi"/>
        </w:rPr>
        <w:t xml:space="preserve"> The prediction results ha</w:t>
      </w:r>
      <w:r w:rsidR="00CD1694">
        <w:rPr>
          <w:rFonts w:cstheme="minorHAnsi"/>
        </w:rPr>
        <w:t>ve</w:t>
      </w:r>
      <w:r w:rsidR="00107691">
        <w:rPr>
          <w:rFonts w:cstheme="minorHAnsi"/>
        </w:rPr>
        <w:t xml:space="preserve"> been uploaded. </w:t>
      </w:r>
      <w:r w:rsidR="00EB0D1E">
        <w:rPr>
          <w:rFonts w:cstheme="minorHAnsi"/>
        </w:rPr>
        <w:t xml:space="preserve"> </w:t>
      </w:r>
    </w:p>
    <w:p w:rsidR="00277914" w:rsidRDefault="00277914" w:rsidP="0048469F">
      <w:pPr>
        <w:spacing w:line="288" w:lineRule="auto"/>
        <w:jc w:val="both"/>
        <w:rPr>
          <w:rFonts w:cstheme="minorHAnsi"/>
        </w:rPr>
      </w:pPr>
    </w:p>
    <w:p w:rsidR="00277914" w:rsidRPr="00277914" w:rsidRDefault="00277914" w:rsidP="0048469F">
      <w:pPr>
        <w:spacing w:line="288" w:lineRule="auto"/>
        <w:jc w:val="both"/>
        <w:rPr>
          <w:rFonts w:cstheme="minorHAnsi"/>
          <w:b/>
        </w:rPr>
      </w:pPr>
      <w:r w:rsidRPr="00277914">
        <w:rPr>
          <w:rFonts w:cstheme="minorHAnsi"/>
          <w:b/>
        </w:rPr>
        <w:t>CONCLUSIONS</w:t>
      </w:r>
    </w:p>
    <w:p w:rsidR="00277914" w:rsidRDefault="00277914" w:rsidP="0048469F">
      <w:pPr>
        <w:spacing w:line="288" w:lineRule="auto"/>
        <w:jc w:val="both"/>
        <w:rPr>
          <w:rFonts w:cstheme="minorHAnsi"/>
        </w:rPr>
      </w:pPr>
      <w:r>
        <w:rPr>
          <w:rFonts w:cstheme="minorHAnsi"/>
        </w:rPr>
        <w:t xml:space="preserve">In summary, we have found that </w:t>
      </w:r>
      <w:r w:rsidR="00771D3B">
        <w:rPr>
          <w:rFonts w:cstheme="minorHAnsi"/>
        </w:rPr>
        <w:t xml:space="preserve">logistic regression model is a better fit than LDA for the input data presented here. The logistic model </w:t>
      </w:r>
      <w:proofErr w:type="gramStart"/>
      <w:r w:rsidR="00771D3B">
        <w:rPr>
          <w:rFonts w:cstheme="minorHAnsi"/>
        </w:rPr>
        <w:t>yield</w:t>
      </w:r>
      <w:proofErr w:type="gramEnd"/>
      <w:r w:rsidR="00771D3B">
        <w:rPr>
          <w:rFonts w:cstheme="minorHAnsi"/>
        </w:rPr>
        <w:t xml:space="preserve"> higher prediction accuracy, sensitivity and lower log LOSS function values. </w:t>
      </w:r>
      <w:r w:rsidR="00AA538B">
        <w:rPr>
          <w:rFonts w:cstheme="minorHAnsi"/>
        </w:rPr>
        <w:t>Eleven variables were found to be significantly affect</w:t>
      </w:r>
      <w:r w:rsidR="00C5043A">
        <w:rPr>
          <w:rFonts w:cstheme="minorHAnsi"/>
        </w:rPr>
        <w:t>ing</w:t>
      </w:r>
      <w:r w:rsidR="00AA538B">
        <w:rPr>
          <w:rFonts w:cstheme="minorHAnsi"/>
        </w:rPr>
        <w:t xml:space="preserve"> Kobe’s scoring potential. </w:t>
      </w:r>
    </w:p>
    <w:p w:rsidR="00771D3B" w:rsidRDefault="00EC1619" w:rsidP="0048469F">
      <w:pPr>
        <w:spacing w:line="288" w:lineRule="auto"/>
        <w:jc w:val="both"/>
        <w:rPr>
          <w:rFonts w:cstheme="minorHAnsi"/>
        </w:rPr>
      </w:pPr>
      <w:r>
        <w:rPr>
          <w:rFonts w:cstheme="minorHAnsi"/>
        </w:rPr>
        <w:t xml:space="preserve">It may seem obvious that the closer a basketball player to the basket, the odds of scoring </w:t>
      </w:r>
      <w:proofErr w:type="gramStart"/>
      <w:r>
        <w:rPr>
          <w:rFonts w:cstheme="minorHAnsi"/>
        </w:rPr>
        <w:t>is</w:t>
      </w:r>
      <w:proofErr w:type="gramEnd"/>
      <w:r>
        <w:rPr>
          <w:rFonts w:cstheme="minorHAnsi"/>
        </w:rPr>
        <w:t xml:space="preserve"> increasing. This is should be case if there is no defense around. Our investigation of this question with Kobe’s shooting dataset suggests that this is not the case. </w:t>
      </w:r>
      <w:r w:rsidR="00771D3B">
        <w:rPr>
          <w:rFonts w:cstheme="minorHAnsi"/>
        </w:rPr>
        <w:t xml:space="preserve"> </w:t>
      </w:r>
      <w:r>
        <w:rPr>
          <w:rFonts w:cstheme="minorHAnsi"/>
        </w:rPr>
        <w:t xml:space="preserve">Distance is not that important. Other factors affect his scoring potential more significant. For example, when Kobe is close to the basket, the action type of a slam dunk has much higher chance to score than a bank shot. We also looked at if </w:t>
      </w:r>
      <w:r w:rsidR="00FF629F">
        <w:rPr>
          <w:rFonts w:cstheme="minorHAnsi"/>
        </w:rPr>
        <w:t xml:space="preserve">the </w:t>
      </w:r>
      <w:r>
        <w:rPr>
          <w:rFonts w:cstheme="minorHAnsi"/>
        </w:rPr>
        <w:t>playoff</w:t>
      </w:r>
      <w:r w:rsidR="00FF629F">
        <w:rPr>
          <w:rFonts w:cstheme="minorHAnsi"/>
        </w:rPr>
        <w:t xml:space="preserve">s changed his scoring potential </w:t>
      </w:r>
      <w:proofErr w:type="gramStart"/>
      <w:r w:rsidR="00FF629F">
        <w:rPr>
          <w:rFonts w:cstheme="minorHAnsi"/>
        </w:rPr>
        <w:t>with regard to</w:t>
      </w:r>
      <w:proofErr w:type="gramEnd"/>
      <w:r w:rsidR="00FF629F">
        <w:rPr>
          <w:rFonts w:cstheme="minorHAnsi"/>
        </w:rPr>
        <w:t xml:space="preserve"> his distance from basket. The results suggest no existing of such significant impact from playoff circumstances.</w:t>
      </w:r>
      <w:r w:rsidR="00771D3B">
        <w:rPr>
          <w:rFonts w:cstheme="minorHAnsi"/>
        </w:rPr>
        <w:t xml:space="preserve">  </w:t>
      </w:r>
    </w:p>
    <w:p w:rsidR="00A52879" w:rsidRDefault="00A52879" w:rsidP="0048469F">
      <w:pPr>
        <w:spacing w:line="288" w:lineRule="auto"/>
        <w:jc w:val="both"/>
        <w:rPr>
          <w:rFonts w:cstheme="minorHAnsi"/>
        </w:rPr>
      </w:pPr>
    </w:p>
    <w:p w:rsidR="00A52879" w:rsidRPr="00A52879" w:rsidRDefault="005A2BFB" w:rsidP="00A52879">
      <w:pPr>
        <w:spacing w:line="288" w:lineRule="auto"/>
        <w:jc w:val="both"/>
        <w:rPr>
          <w:rFonts w:cstheme="minorHAnsi"/>
          <w:b/>
        </w:rPr>
      </w:pPr>
      <w:r w:rsidRPr="00A52879">
        <w:rPr>
          <w:rFonts w:cstheme="minorHAnsi"/>
          <w:b/>
        </w:rPr>
        <w:t>REFERENCES</w:t>
      </w:r>
    </w:p>
    <w:p w:rsidR="00A52879" w:rsidRDefault="00A52879" w:rsidP="00A52879">
      <w:pPr>
        <w:spacing w:line="288" w:lineRule="auto"/>
        <w:jc w:val="both"/>
        <w:rPr>
          <w:rFonts w:cstheme="minorHAnsi"/>
        </w:rPr>
      </w:pPr>
      <w:r>
        <w:rPr>
          <w:rFonts w:cstheme="minorHAnsi"/>
        </w:rPr>
        <w:t>1.</w:t>
      </w:r>
    </w:p>
    <w:p w:rsidR="00A52879" w:rsidRDefault="00A52879" w:rsidP="00A52879">
      <w:pPr>
        <w:spacing w:line="288" w:lineRule="auto"/>
        <w:jc w:val="both"/>
        <w:rPr>
          <w:rFonts w:cstheme="minorHAnsi"/>
        </w:rPr>
      </w:pPr>
      <w:r>
        <w:rPr>
          <w:rFonts w:cstheme="minorHAnsi"/>
        </w:rPr>
        <w:t>2.</w:t>
      </w:r>
    </w:p>
    <w:p w:rsidR="00A52879" w:rsidRPr="00A52879" w:rsidRDefault="00A52879" w:rsidP="00A52879">
      <w:pPr>
        <w:spacing w:line="288" w:lineRule="auto"/>
        <w:jc w:val="both"/>
        <w:rPr>
          <w:rFonts w:cstheme="minorHAnsi"/>
        </w:rPr>
      </w:pPr>
      <w:r>
        <w:rPr>
          <w:rFonts w:cstheme="minorHAnsi"/>
        </w:rPr>
        <w:t>3.</w:t>
      </w:r>
    </w:p>
    <w:p w:rsidR="00277914" w:rsidRPr="00675E10" w:rsidRDefault="00675E10" w:rsidP="0048469F">
      <w:pPr>
        <w:spacing w:line="288" w:lineRule="auto"/>
        <w:jc w:val="both"/>
        <w:rPr>
          <w:rFonts w:cstheme="minorHAnsi"/>
          <w:b/>
        </w:rPr>
      </w:pPr>
      <w:r w:rsidRPr="00675E10">
        <w:rPr>
          <w:rFonts w:cstheme="minorHAnsi"/>
          <w:b/>
        </w:rPr>
        <w:lastRenderedPageBreak/>
        <w:t>Supplementary figures:</w:t>
      </w:r>
    </w:p>
    <w:p w:rsidR="005D4CAC" w:rsidRDefault="005D4CAC" w:rsidP="0048469F">
      <w:pPr>
        <w:spacing w:line="288" w:lineRule="auto"/>
        <w:jc w:val="both"/>
        <w:rPr>
          <w:rFonts w:cstheme="minorHAnsi"/>
        </w:rPr>
      </w:pPr>
    </w:p>
    <w:p w:rsidR="005D4CAC" w:rsidRDefault="005D4CAC" w:rsidP="0048469F">
      <w:pPr>
        <w:spacing w:line="288" w:lineRule="auto"/>
        <w:jc w:val="both"/>
        <w:rPr>
          <w:rFonts w:cstheme="minorHAnsi"/>
        </w:rPr>
      </w:pPr>
    </w:p>
    <w:p w:rsidR="005D4CAC" w:rsidRDefault="005D4CAC" w:rsidP="0048469F">
      <w:pPr>
        <w:spacing w:line="288" w:lineRule="auto"/>
        <w:jc w:val="both"/>
        <w:rPr>
          <w:rFonts w:cstheme="minorHAnsi"/>
        </w:rPr>
      </w:pPr>
    </w:p>
    <w:p w:rsidR="005D4CAC" w:rsidRDefault="005D4CAC" w:rsidP="0048469F">
      <w:pPr>
        <w:spacing w:line="288" w:lineRule="auto"/>
        <w:jc w:val="both"/>
        <w:rPr>
          <w:rFonts w:cstheme="minorHAnsi"/>
        </w:rPr>
      </w:pPr>
      <w:r>
        <w:rPr>
          <w:noProof/>
        </w:rPr>
        <w:drawing>
          <wp:inline distT="0" distB="0" distL="0" distR="0" wp14:anchorId="74C26BF8" wp14:editId="61B4F06B">
            <wp:extent cx="4081264" cy="3052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4444" t="28262" r="14530" b="17189"/>
                    <a:stretch/>
                  </pic:blipFill>
                  <pic:spPr bwMode="auto">
                    <a:xfrm>
                      <a:off x="0" y="0"/>
                      <a:ext cx="4090048" cy="3059015"/>
                    </a:xfrm>
                    <a:prstGeom prst="rect">
                      <a:avLst/>
                    </a:prstGeom>
                    <a:ln>
                      <a:noFill/>
                    </a:ln>
                    <a:extLst>
                      <a:ext uri="{53640926-AAD7-44D8-BBD7-CCE9431645EC}">
                        <a14:shadowObscured xmlns:a14="http://schemas.microsoft.com/office/drawing/2010/main"/>
                      </a:ext>
                    </a:extLst>
                  </pic:spPr>
                </pic:pic>
              </a:graphicData>
            </a:graphic>
          </wp:inline>
        </w:drawing>
      </w:r>
    </w:p>
    <w:p w:rsidR="00AE2682" w:rsidRDefault="00A53E2B" w:rsidP="0048469F">
      <w:pPr>
        <w:spacing w:line="288" w:lineRule="auto"/>
        <w:jc w:val="both"/>
        <w:rPr>
          <w:rFonts w:cstheme="minorHAnsi"/>
        </w:rPr>
      </w:pPr>
      <w:r>
        <w:rPr>
          <w:rFonts w:cstheme="minorHAnsi"/>
        </w:rPr>
        <w:t xml:space="preserve"> </w:t>
      </w:r>
    </w:p>
    <w:p w:rsidR="00797919" w:rsidRDefault="00797919" w:rsidP="0048469F">
      <w:pPr>
        <w:spacing w:line="288" w:lineRule="auto"/>
        <w:jc w:val="both"/>
        <w:rPr>
          <w:rFonts w:cstheme="minorHAnsi"/>
        </w:rPr>
      </w:pPr>
      <w:r>
        <w:rPr>
          <w:noProof/>
        </w:rPr>
        <w:drawing>
          <wp:inline distT="0" distB="0" distL="0" distR="0" wp14:anchorId="28807F10" wp14:editId="3DDDE9BF">
            <wp:extent cx="2677160" cy="2746001"/>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0085" t="28566" r="20000" b="16885"/>
                    <a:stretch/>
                  </pic:blipFill>
                  <pic:spPr bwMode="auto">
                    <a:xfrm>
                      <a:off x="0" y="0"/>
                      <a:ext cx="2683157" cy="2752153"/>
                    </a:xfrm>
                    <a:prstGeom prst="rect">
                      <a:avLst/>
                    </a:prstGeom>
                    <a:ln>
                      <a:noFill/>
                    </a:ln>
                    <a:extLst>
                      <a:ext uri="{53640926-AAD7-44D8-BBD7-CCE9431645EC}">
                        <a14:shadowObscured xmlns:a14="http://schemas.microsoft.com/office/drawing/2010/main"/>
                      </a:ext>
                    </a:extLst>
                  </pic:spPr>
                </pic:pic>
              </a:graphicData>
            </a:graphic>
          </wp:inline>
        </w:drawing>
      </w:r>
    </w:p>
    <w:p w:rsidR="00A8061E" w:rsidRDefault="00A8061E" w:rsidP="00A8061E">
      <w:pPr>
        <w:jc w:val="both"/>
        <w:rPr>
          <w:rFonts w:cstheme="minorHAnsi"/>
        </w:rPr>
      </w:pPr>
    </w:p>
    <w:p w:rsidR="00A8061E" w:rsidRPr="00A8061E" w:rsidRDefault="00A8061E" w:rsidP="00A8061E">
      <w:pPr>
        <w:jc w:val="both"/>
        <w:rPr>
          <w:rFonts w:cstheme="minorHAnsi"/>
        </w:rPr>
      </w:pPr>
      <w:proofErr w:type="gramStart"/>
      <w:r w:rsidRPr="00A8061E">
        <w:rPr>
          <w:rFonts w:cstheme="minorHAnsi"/>
        </w:rPr>
        <w:t>Plus</w:t>
      </w:r>
      <w:proofErr w:type="gramEnd"/>
      <w:r w:rsidRPr="00A8061E">
        <w:rPr>
          <w:rFonts w:cstheme="minorHAnsi"/>
        </w:rPr>
        <w:t xml:space="preserve"> other interesting facts on Kobe’s number of shots from different </w:t>
      </w:r>
      <w:proofErr w:type="spellStart"/>
      <w:r w:rsidRPr="00A8061E">
        <w:rPr>
          <w:rFonts w:cstheme="minorHAnsi"/>
        </w:rPr>
        <w:t>zone_basics</w:t>
      </w:r>
      <w:proofErr w:type="spellEnd"/>
      <w:r w:rsidRPr="00A8061E">
        <w:rPr>
          <w:rFonts w:cstheme="minorHAnsi"/>
        </w:rPr>
        <w:t>:</w:t>
      </w:r>
    </w:p>
    <w:p w:rsidR="00A8061E" w:rsidRDefault="00A8061E" w:rsidP="0048469F">
      <w:pPr>
        <w:spacing w:line="288" w:lineRule="auto"/>
        <w:jc w:val="both"/>
        <w:rPr>
          <w:rFonts w:cstheme="minorHAnsi"/>
        </w:rPr>
      </w:pPr>
    </w:p>
    <w:p w:rsidR="00A8061E" w:rsidDel="00620441" w:rsidRDefault="00A8061E" w:rsidP="0048469F">
      <w:pPr>
        <w:spacing w:line="288" w:lineRule="auto"/>
        <w:jc w:val="both"/>
        <w:rPr>
          <w:del w:id="44" w:author="A Alford" w:date="2019-04-10T07:21:00Z"/>
          <w:rFonts w:cstheme="minorHAnsi"/>
        </w:rPr>
      </w:pPr>
      <w:r w:rsidRPr="00BD5D6C">
        <w:rPr>
          <w:rFonts w:cstheme="minorHAnsi"/>
          <w:noProof/>
        </w:rPr>
        <w:drawing>
          <wp:inline distT="0" distB="0" distL="0" distR="0" wp14:anchorId="102B1A76" wp14:editId="60A2CFC5">
            <wp:extent cx="3451281" cy="2409190"/>
            <wp:effectExtent l="0" t="0" r="0" b="0"/>
            <wp:docPr id="23" name="Picture 23"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ot8.tif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60516" cy="2415637"/>
                    </a:xfrm>
                    <a:prstGeom prst="rect">
                      <a:avLst/>
                    </a:prstGeom>
                  </pic:spPr>
                </pic:pic>
              </a:graphicData>
            </a:graphic>
          </wp:inline>
        </w:drawing>
      </w:r>
    </w:p>
    <w:p w:rsidR="000171CF" w:rsidRPr="00BD5D6C" w:rsidRDefault="000171CF" w:rsidP="00620441">
      <w:pPr>
        <w:spacing w:line="288" w:lineRule="auto"/>
        <w:jc w:val="both"/>
        <w:pPrChange w:id="45" w:author="A Alford" w:date="2019-04-10T07:21:00Z">
          <w:pPr>
            <w:pStyle w:val="Heading1"/>
            <w:jc w:val="both"/>
          </w:pPr>
        </w:pPrChange>
      </w:pPr>
      <w:del w:id="46" w:author="A Alford" w:date="2019-04-10T07:21:00Z">
        <w:r w:rsidRPr="00BD5D6C" w:rsidDel="00620441">
          <w:delText>Statistical Modeling</w:delText>
        </w:r>
      </w:del>
    </w:p>
    <w:p w:rsidR="00E6644A" w:rsidRDefault="00E6644A">
      <w:pPr>
        <w:rPr>
          <w:ins w:id="47" w:author="A Alford" w:date="2019-04-10T07:24:00Z"/>
          <w:rFonts w:cstheme="minorHAnsi"/>
        </w:rPr>
      </w:pPr>
      <w:ins w:id="48" w:author="A Alford" w:date="2019-04-10T07:24:00Z">
        <w:r>
          <w:rPr>
            <w:rFonts w:cstheme="minorHAnsi"/>
          </w:rPr>
          <w:br w:type="page"/>
        </w:r>
      </w:ins>
    </w:p>
    <w:p w:rsidR="00620441" w:rsidDel="00A43B76" w:rsidRDefault="00040291" w:rsidP="00A43B76">
      <w:pPr>
        <w:pStyle w:val="Heading2"/>
        <w:numPr>
          <w:ilvl w:val="0"/>
          <w:numId w:val="0"/>
        </w:numPr>
        <w:rPr>
          <w:del w:id="49" w:author="A Alford" w:date="2019-04-10T07:23:00Z"/>
          <w:rFonts w:cstheme="minorHAnsi"/>
        </w:rPr>
      </w:pPr>
      <w:ins w:id="50" w:author="A Alford" w:date="2019-04-10T07:34:00Z">
        <w:r>
          <w:rPr>
            <w:rFonts w:cstheme="minorHAnsi"/>
          </w:rPr>
          <w:lastRenderedPageBreak/>
          <w:t>-------------------------------</w:t>
        </w:r>
      </w:ins>
    </w:p>
    <w:p w:rsidR="00A43B76" w:rsidRPr="00A43B76" w:rsidRDefault="00A43B76" w:rsidP="00A43B76">
      <w:pPr>
        <w:rPr>
          <w:ins w:id="51" w:author="A Alford" w:date="2019-04-10T07:23:00Z"/>
          <w:lang w:eastAsia="en-US"/>
          <w:rPrChange w:id="52" w:author="A Alford" w:date="2019-04-10T07:23:00Z">
            <w:rPr>
              <w:ins w:id="53" w:author="A Alford" w:date="2019-04-10T07:23:00Z"/>
              <w:rFonts w:cstheme="minorHAnsi"/>
            </w:rPr>
          </w:rPrChange>
        </w:rPr>
        <w:pPrChange w:id="54" w:author="A Alford" w:date="2019-04-10T07:23:00Z">
          <w:pPr>
            <w:jc w:val="both"/>
          </w:pPr>
        </w:pPrChange>
      </w:pPr>
      <w:ins w:id="55" w:author="A Alford" w:date="2019-04-10T07:23:00Z">
        <w:r>
          <w:rPr>
            <w:lang w:eastAsia="en-US"/>
          </w:rPr>
          <w:t>NEW CONTENT --------------------</w:t>
        </w:r>
      </w:ins>
    </w:p>
    <w:p w:rsidR="000171CF" w:rsidRPr="00BD5D6C" w:rsidRDefault="000171CF" w:rsidP="00A43B76">
      <w:pPr>
        <w:pStyle w:val="Heading2"/>
        <w:numPr>
          <w:ilvl w:val="0"/>
          <w:numId w:val="0"/>
        </w:numPr>
        <w:rPr>
          <w:rFonts w:asciiTheme="minorHAnsi" w:hAnsiTheme="minorHAnsi" w:cstheme="minorHAnsi"/>
          <w:sz w:val="22"/>
          <w:szCs w:val="22"/>
        </w:rPr>
        <w:pPrChange w:id="56" w:author="A Alford" w:date="2019-04-10T07:23:00Z">
          <w:pPr>
            <w:pStyle w:val="Heading2"/>
            <w:numPr>
              <w:ilvl w:val="0"/>
              <w:numId w:val="7"/>
            </w:numPr>
            <w:ind w:hanging="360"/>
            <w:jc w:val="both"/>
          </w:pPr>
        </w:pPrChange>
      </w:pPr>
      <w:r w:rsidRPr="00BD5D6C">
        <w:rPr>
          <w:rFonts w:asciiTheme="minorHAnsi" w:hAnsiTheme="minorHAnsi" w:cstheme="minorHAnsi"/>
          <w:sz w:val="22"/>
          <w:szCs w:val="22"/>
        </w:rPr>
        <w:t>Logistic Regression Model</w:t>
      </w:r>
      <w:ins w:id="57" w:author="A Alford" w:date="2019-04-10T07:08:00Z">
        <w:r w:rsidR="00451B31">
          <w:rPr>
            <w:rFonts w:asciiTheme="minorHAnsi" w:hAnsiTheme="minorHAnsi" w:cstheme="minorHAnsi"/>
            <w:sz w:val="22"/>
            <w:szCs w:val="22"/>
          </w:rPr>
          <w:t xml:space="preserve"> --- </w:t>
        </w:r>
      </w:ins>
      <w:ins w:id="58" w:author="A Alford" w:date="2019-04-10T07:11:00Z">
        <w:r w:rsidR="00A40A3E">
          <w:rPr>
            <w:rFonts w:asciiTheme="minorHAnsi" w:hAnsiTheme="minorHAnsi" w:cstheme="minorHAnsi"/>
            <w:sz w:val="22"/>
            <w:szCs w:val="22"/>
          </w:rPr>
          <w:t>FINAL MODEL</w:t>
        </w:r>
      </w:ins>
      <w:r w:rsidRPr="00BD5D6C">
        <w:rPr>
          <w:rFonts w:asciiTheme="minorHAnsi" w:hAnsiTheme="minorHAnsi" w:cstheme="minorHAnsi"/>
          <w:sz w:val="22"/>
          <w:szCs w:val="22"/>
        </w:rPr>
        <w:br/>
      </w:r>
    </w:p>
    <w:p w:rsidR="006D6DBE" w:rsidRDefault="00451B31" w:rsidP="00E6644A">
      <w:pPr>
        <w:jc w:val="both"/>
        <w:rPr>
          <w:ins w:id="59" w:author="A Alford" w:date="2019-04-10T07:17:00Z"/>
          <w:rFonts w:cstheme="minorHAnsi"/>
        </w:rPr>
        <w:pPrChange w:id="60" w:author="A Alford" w:date="2019-04-10T07:24:00Z">
          <w:pPr>
            <w:ind w:left="360"/>
            <w:jc w:val="both"/>
          </w:pPr>
        </w:pPrChange>
      </w:pPr>
      <w:ins w:id="61" w:author="A Alford" w:date="2019-04-10T07:04:00Z">
        <w:r>
          <w:rPr>
            <w:rFonts w:cstheme="minorHAnsi"/>
          </w:rPr>
          <w:t xml:space="preserve">After careful consideration </w:t>
        </w:r>
      </w:ins>
      <w:ins w:id="62" w:author="A Alford" w:date="2019-04-10T07:05:00Z">
        <w:r>
          <w:rPr>
            <w:rFonts w:cstheme="minorHAnsi"/>
          </w:rPr>
          <w:t xml:space="preserve">of what variables </w:t>
        </w:r>
      </w:ins>
      <w:ins w:id="63" w:author="A Alford" w:date="2019-04-10T07:08:00Z">
        <w:r w:rsidR="00A40A3E">
          <w:rPr>
            <w:rFonts w:cstheme="minorHAnsi"/>
          </w:rPr>
          <w:t>would</w:t>
        </w:r>
      </w:ins>
      <w:ins w:id="64" w:author="A Alford" w:date="2019-04-10T07:05:00Z">
        <w:r>
          <w:rPr>
            <w:rFonts w:cstheme="minorHAnsi"/>
          </w:rPr>
          <w:t xml:space="preserve"> affect Kobe’s scoring,</w:t>
        </w:r>
      </w:ins>
      <w:ins w:id="65" w:author="A Alford" w:date="2019-04-10T07:04:00Z">
        <w:r>
          <w:rPr>
            <w:rFonts w:cstheme="minorHAnsi"/>
          </w:rPr>
          <w:t xml:space="preserve"> we </w:t>
        </w:r>
      </w:ins>
      <w:del w:id="66" w:author="A Alford" w:date="2019-04-10T07:04:00Z">
        <w:r w:rsidR="000171CF" w:rsidRPr="00BD5D6C" w:rsidDel="00451B31">
          <w:rPr>
            <w:rFonts w:cstheme="minorHAnsi"/>
          </w:rPr>
          <w:delText xml:space="preserve">We </w:delText>
        </w:r>
      </w:del>
      <w:r w:rsidR="000171CF" w:rsidRPr="00BD5D6C">
        <w:rPr>
          <w:rFonts w:cstheme="minorHAnsi"/>
        </w:rPr>
        <w:t>ran the</w:t>
      </w:r>
      <w:ins w:id="67" w:author="A Alford" w:date="2019-04-10T07:05:00Z">
        <w:r>
          <w:rPr>
            <w:rFonts w:cstheme="minorHAnsi"/>
          </w:rPr>
          <w:t xml:space="preserve"> reduced</w:t>
        </w:r>
      </w:ins>
      <w:r w:rsidR="000171CF" w:rsidRPr="00BD5D6C">
        <w:rPr>
          <w:rFonts w:cstheme="minorHAnsi"/>
        </w:rPr>
        <w:t xml:space="preserve"> model below </w:t>
      </w:r>
      <w:del w:id="68" w:author="A Alford" w:date="2019-04-10T07:18:00Z">
        <w:r w:rsidR="000171CF" w:rsidRPr="00BD5D6C" w:rsidDel="00620441">
          <w:rPr>
            <w:rFonts w:cstheme="minorHAnsi"/>
          </w:rPr>
          <w:delText xml:space="preserve">with </w:delText>
        </w:r>
      </w:del>
      <w:ins w:id="69" w:author="A Alford" w:date="2019-04-10T07:18:00Z">
        <w:r w:rsidR="00620441">
          <w:rPr>
            <w:rFonts w:cstheme="minorHAnsi"/>
          </w:rPr>
          <w:t>using</w:t>
        </w:r>
        <w:r w:rsidR="00620441" w:rsidRPr="00BD5D6C">
          <w:rPr>
            <w:rFonts w:cstheme="minorHAnsi"/>
          </w:rPr>
          <w:t xml:space="preserve"> </w:t>
        </w:r>
      </w:ins>
      <w:r w:rsidR="000171CF" w:rsidRPr="00BD5D6C">
        <w:rPr>
          <w:rFonts w:cstheme="minorHAnsi"/>
        </w:rPr>
        <w:t>forward variable selection</w:t>
      </w:r>
      <w:ins w:id="70" w:author="A Alford" w:date="2019-04-10T07:05:00Z">
        <w:r>
          <w:rPr>
            <w:rFonts w:cstheme="minorHAnsi"/>
          </w:rPr>
          <w:t xml:space="preserve">.  </w:t>
        </w:r>
      </w:ins>
    </w:p>
    <w:p w:rsidR="006D6DBE" w:rsidRDefault="006D6DBE" w:rsidP="00E6644A">
      <w:pPr>
        <w:ind w:left="720"/>
        <w:jc w:val="both"/>
        <w:rPr>
          <w:ins w:id="71" w:author="A Alford" w:date="2019-04-10T07:17:00Z"/>
          <w:rFonts w:cstheme="minorHAnsi"/>
        </w:rPr>
        <w:pPrChange w:id="72" w:author="A Alford" w:date="2019-04-10T07:24:00Z">
          <w:pPr>
            <w:ind w:left="360"/>
            <w:jc w:val="both"/>
          </w:pPr>
        </w:pPrChange>
      </w:pPr>
      <w:ins w:id="73" w:author="A Alford" w:date="2019-04-10T07:17:00Z">
        <w:r>
          <w:rPr>
            <w:noProof/>
          </w:rPr>
          <w:drawing>
            <wp:inline distT="0" distB="0" distL="0" distR="0" wp14:anchorId="36CF203D" wp14:editId="43148439">
              <wp:extent cx="4827270" cy="939165"/>
              <wp:effectExtent l="19050" t="19050" r="11430"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1009" cy="949620"/>
                      </a:xfrm>
                      <a:prstGeom prst="rect">
                        <a:avLst/>
                      </a:prstGeom>
                      <a:ln>
                        <a:solidFill>
                          <a:schemeClr val="tx1"/>
                        </a:solidFill>
                      </a:ln>
                    </pic:spPr>
                  </pic:pic>
                </a:graphicData>
              </a:graphic>
            </wp:inline>
          </w:drawing>
        </w:r>
      </w:ins>
    </w:p>
    <w:p w:rsidR="006D6DBE" w:rsidRDefault="006D6DBE" w:rsidP="00E6644A">
      <w:pPr>
        <w:jc w:val="both"/>
        <w:rPr>
          <w:ins w:id="74" w:author="A Alford" w:date="2019-04-10T07:14:00Z"/>
          <w:rFonts w:cstheme="minorHAnsi"/>
        </w:rPr>
        <w:pPrChange w:id="75" w:author="A Alford" w:date="2019-04-10T07:24:00Z">
          <w:pPr>
            <w:ind w:left="360"/>
            <w:jc w:val="both"/>
          </w:pPr>
        </w:pPrChange>
      </w:pPr>
      <w:ins w:id="76" w:author="A Alford" w:date="2019-04-10T07:13:00Z">
        <w:r>
          <w:rPr>
            <w:rFonts w:cstheme="minorHAnsi"/>
          </w:rPr>
          <w:t xml:space="preserve">The </w:t>
        </w:r>
      </w:ins>
      <w:ins w:id="77" w:author="A Alford" w:date="2019-04-10T07:06:00Z">
        <w:r w:rsidR="00451B31">
          <w:rPr>
            <w:rFonts w:cstheme="minorHAnsi"/>
          </w:rPr>
          <w:t xml:space="preserve">forward </w:t>
        </w:r>
      </w:ins>
      <w:ins w:id="78" w:author="A Alford" w:date="2019-04-10T07:13:00Z">
        <w:r>
          <w:rPr>
            <w:rFonts w:cstheme="minorHAnsi"/>
          </w:rPr>
          <w:t xml:space="preserve">variable </w:t>
        </w:r>
      </w:ins>
      <w:ins w:id="79" w:author="A Alford" w:date="2019-04-10T07:06:00Z">
        <w:r w:rsidR="00451B31">
          <w:rPr>
            <w:rFonts w:cstheme="minorHAnsi"/>
          </w:rPr>
          <w:t xml:space="preserve">selection </w:t>
        </w:r>
      </w:ins>
      <w:ins w:id="80" w:author="A Alford" w:date="2019-04-10T07:14:00Z">
        <w:r>
          <w:rPr>
            <w:rFonts w:cstheme="minorHAnsi"/>
          </w:rPr>
          <w:t>option resulted in</w:t>
        </w:r>
      </w:ins>
      <w:ins w:id="81" w:author="A Alford" w:date="2019-04-10T07:06:00Z">
        <w:r w:rsidR="00451B31">
          <w:rPr>
            <w:rFonts w:cstheme="minorHAnsi"/>
          </w:rPr>
          <w:t xml:space="preserve"> </w:t>
        </w:r>
      </w:ins>
      <w:ins w:id="82" w:author="A Alford" w:date="2019-04-10T07:09:00Z">
        <w:r w:rsidR="00A40A3E">
          <w:rPr>
            <w:rFonts w:cstheme="minorHAnsi"/>
          </w:rPr>
          <w:t>the following</w:t>
        </w:r>
      </w:ins>
      <w:ins w:id="83" w:author="A Alford" w:date="2019-04-10T07:06:00Z">
        <w:r w:rsidR="00451B31">
          <w:rPr>
            <w:rFonts w:cstheme="minorHAnsi"/>
          </w:rPr>
          <w:t xml:space="preserve"> </w:t>
        </w:r>
      </w:ins>
      <w:ins w:id="84" w:author="A Alford" w:date="2019-04-10T07:14:00Z">
        <w:r>
          <w:rPr>
            <w:rFonts w:cstheme="minorHAnsi"/>
          </w:rPr>
          <w:t xml:space="preserve">six (6) </w:t>
        </w:r>
      </w:ins>
      <w:ins w:id="85" w:author="A Alford" w:date="2019-04-10T07:06:00Z">
        <w:r w:rsidR="00451B31">
          <w:rPr>
            <w:rFonts w:cstheme="minorHAnsi"/>
          </w:rPr>
          <w:t xml:space="preserve">variables </w:t>
        </w:r>
      </w:ins>
      <w:ins w:id="86" w:author="A Alford" w:date="2019-04-10T07:14:00Z">
        <w:r>
          <w:rPr>
            <w:rFonts w:cstheme="minorHAnsi"/>
          </w:rPr>
          <w:t>being</w:t>
        </w:r>
      </w:ins>
      <w:ins w:id="87" w:author="A Alford" w:date="2019-04-10T07:06:00Z">
        <w:r w:rsidR="00451B31">
          <w:rPr>
            <w:rFonts w:cstheme="minorHAnsi"/>
          </w:rPr>
          <w:t xml:space="preserve"> significant</w:t>
        </w:r>
      </w:ins>
      <w:ins w:id="88" w:author="A Alford" w:date="2019-04-10T07:07:00Z">
        <w:r w:rsidR="00451B31">
          <w:rPr>
            <w:rFonts w:cstheme="minorHAnsi"/>
          </w:rPr>
          <w:t xml:space="preserve"> </w:t>
        </w:r>
      </w:ins>
      <w:ins w:id="89" w:author="A Alford" w:date="2019-04-10T07:09:00Z">
        <w:r w:rsidR="00A40A3E">
          <w:rPr>
            <w:rFonts w:cstheme="minorHAnsi"/>
          </w:rPr>
          <w:t>predicting Kobe’s shots results</w:t>
        </w:r>
      </w:ins>
      <w:ins w:id="90" w:author="A Alford" w:date="2019-04-10T07:07:00Z">
        <w:r w:rsidR="00451B31">
          <w:rPr>
            <w:rFonts w:cstheme="minorHAnsi"/>
          </w:rPr>
          <w:t xml:space="preserve">:  </w:t>
        </w:r>
      </w:ins>
      <w:del w:id="91" w:author="A Alford" w:date="2019-04-10T07:05:00Z">
        <w:r w:rsidR="000171CF" w:rsidRPr="00BD5D6C" w:rsidDel="00451B31">
          <w:rPr>
            <w:rFonts w:cstheme="minorHAnsi"/>
          </w:rPr>
          <w:delText>:</w:delText>
        </w:r>
      </w:del>
      <w:ins w:id="92" w:author="A Alford" w:date="2019-04-10T07:06:00Z">
        <w:r w:rsidR="00451B31" w:rsidRPr="00451B31">
          <w:rPr>
            <w:rFonts w:cstheme="minorHAnsi"/>
          </w:rPr>
          <w:t>action_type</w:t>
        </w:r>
      </w:ins>
      <w:ins w:id="93" w:author="A Alford" w:date="2019-04-10T07:07:00Z">
        <w:r w:rsidR="00451B31">
          <w:rPr>
            <w:rFonts w:cstheme="minorHAnsi"/>
          </w:rPr>
          <w:t>,</w:t>
        </w:r>
      </w:ins>
      <w:ins w:id="94" w:author="A Alford" w:date="2019-04-10T07:06:00Z">
        <w:r w:rsidR="00451B31" w:rsidRPr="00451B31">
          <w:rPr>
            <w:rFonts w:cstheme="minorHAnsi"/>
          </w:rPr>
          <w:t xml:space="preserve"> </w:t>
        </w:r>
      </w:ins>
      <w:ins w:id="95" w:author="A Alford" w:date="2019-04-10T07:15:00Z">
        <w:r w:rsidRPr="00451B31">
          <w:rPr>
            <w:rFonts w:cstheme="minorHAnsi"/>
          </w:rPr>
          <w:t>attendance</w:t>
        </w:r>
        <w:r>
          <w:rPr>
            <w:rFonts w:cstheme="minorHAnsi"/>
          </w:rPr>
          <w:t>,</w:t>
        </w:r>
        <w:r w:rsidRPr="00451B31">
          <w:rPr>
            <w:rFonts w:cstheme="minorHAnsi"/>
          </w:rPr>
          <w:t xml:space="preserve"> </w:t>
        </w:r>
      </w:ins>
      <w:ins w:id="96" w:author="A Alford" w:date="2019-04-10T07:06:00Z">
        <w:r w:rsidR="00451B31" w:rsidRPr="00451B31">
          <w:rPr>
            <w:rFonts w:cstheme="minorHAnsi"/>
          </w:rPr>
          <w:t>shot_zone_area</w:t>
        </w:r>
      </w:ins>
      <w:ins w:id="97" w:author="A Alford" w:date="2019-04-10T07:07:00Z">
        <w:r w:rsidR="00451B31">
          <w:rPr>
            <w:rFonts w:cstheme="minorHAnsi"/>
          </w:rPr>
          <w:t>,</w:t>
        </w:r>
      </w:ins>
      <w:ins w:id="98" w:author="A Alford" w:date="2019-04-10T07:06:00Z">
        <w:r w:rsidR="00451B31" w:rsidRPr="00451B31">
          <w:rPr>
            <w:rFonts w:cstheme="minorHAnsi"/>
          </w:rPr>
          <w:t xml:space="preserve"> arena_temp</w:t>
        </w:r>
      </w:ins>
      <w:ins w:id="99" w:author="A Alford" w:date="2019-04-10T07:15:00Z">
        <w:r>
          <w:rPr>
            <w:rFonts w:cstheme="minorHAnsi"/>
          </w:rPr>
          <w:t>,</w:t>
        </w:r>
      </w:ins>
      <w:ins w:id="100" w:author="A Alford" w:date="2019-04-10T07:06:00Z">
        <w:r w:rsidR="00451B31" w:rsidRPr="00451B31">
          <w:rPr>
            <w:rFonts w:cstheme="minorHAnsi"/>
          </w:rPr>
          <w:t xml:space="preserve"> seconds_remaining</w:t>
        </w:r>
      </w:ins>
      <w:ins w:id="101" w:author="A Alford" w:date="2019-04-10T07:15:00Z">
        <w:r>
          <w:rPr>
            <w:rFonts w:cstheme="minorHAnsi"/>
          </w:rPr>
          <w:t xml:space="preserve"> and period</w:t>
        </w:r>
      </w:ins>
      <w:ins w:id="102" w:author="A Alford" w:date="2019-04-10T07:10:00Z">
        <w:r w:rsidR="00A40A3E">
          <w:rPr>
            <w:rFonts w:cstheme="minorHAnsi"/>
          </w:rPr>
          <w:t xml:space="preserve">.  </w:t>
        </w:r>
      </w:ins>
      <w:moveToRangeStart w:id="103" w:author="A Alford" w:date="2019-04-10T07:12:00Z" w:name="move5772795"/>
      <w:moveTo w:id="104" w:author="A Alford" w:date="2019-04-10T07:12:00Z">
        <w:r w:rsidRPr="00BD5D6C">
          <w:rPr>
            <w:rFonts w:cstheme="minorHAnsi"/>
          </w:rPr>
          <w:t xml:space="preserve">The </w:t>
        </w:r>
      </w:moveTo>
      <w:ins w:id="105" w:author="A Alford" w:date="2019-04-10T07:15:00Z">
        <w:r>
          <w:rPr>
            <w:rFonts w:cstheme="minorHAnsi"/>
          </w:rPr>
          <w:t xml:space="preserve">Logistic Regression </w:t>
        </w:r>
      </w:ins>
      <w:moveTo w:id="106" w:author="A Alford" w:date="2019-04-10T07:12:00Z">
        <w:r w:rsidRPr="00BD5D6C">
          <w:rPr>
            <w:rFonts w:cstheme="minorHAnsi"/>
          </w:rPr>
          <w:t xml:space="preserve">model’s </w:t>
        </w:r>
      </w:moveTo>
      <w:ins w:id="107" w:author="A Alford" w:date="2019-04-10T07:13:00Z">
        <w:r>
          <w:rPr>
            <w:rFonts w:cstheme="minorHAnsi"/>
          </w:rPr>
          <w:t xml:space="preserve">resulting </w:t>
        </w:r>
      </w:ins>
      <w:moveTo w:id="108" w:author="A Alford" w:date="2019-04-10T07:12:00Z">
        <w:r w:rsidRPr="00BD5D6C">
          <w:rPr>
            <w:rFonts w:cstheme="minorHAnsi"/>
          </w:rPr>
          <w:t>summary of</w:t>
        </w:r>
      </w:moveTo>
      <w:ins w:id="109" w:author="A Alford" w:date="2019-04-10T07:15:00Z">
        <w:r>
          <w:rPr>
            <w:rFonts w:cstheme="minorHAnsi"/>
          </w:rPr>
          <w:t xml:space="preserve"> </w:t>
        </w:r>
      </w:ins>
      <w:moveTo w:id="110" w:author="A Alford" w:date="2019-04-10T07:12:00Z">
        <w:del w:id="111" w:author="A Alford" w:date="2019-04-10T07:16:00Z">
          <w:r w:rsidRPr="00BD5D6C" w:rsidDel="006D6DBE">
            <w:rPr>
              <w:rFonts w:cstheme="minorHAnsi"/>
            </w:rPr>
            <w:delText xml:space="preserve"> </w:delText>
          </w:r>
        </w:del>
        <w:r w:rsidRPr="00BD5D6C">
          <w:rPr>
            <w:rFonts w:cstheme="minorHAnsi"/>
          </w:rPr>
          <w:t xml:space="preserve">forward selection is shown below. </w:t>
        </w:r>
      </w:moveTo>
      <w:ins w:id="112" w:author="A Alford" w:date="2019-04-10T07:16:00Z">
        <w:r>
          <w:rPr>
            <w:rFonts w:cstheme="minorHAnsi"/>
          </w:rPr>
          <w:t xml:space="preserve"> The </w:t>
        </w:r>
        <w:r>
          <w:rPr>
            <w:rFonts w:cstheme="minorHAnsi"/>
          </w:rPr>
          <w:t>avgnoisedb</w:t>
        </w:r>
        <w:r>
          <w:rPr>
            <w:rFonts w:cstheme="minorHAnsi"/>
          </w:rPr>
          <w:t xml:space="preserve"> variable </w:t>
        </w:r>
      </w:ins>
      <w:ins w:id="113" w:author="A Alford" w:date="2019-04-10T07:17:00Z">
        <w:r>
          <w:rPr>
            <w:rFonts w:cstheme="minorHAnsi"/>
          </w:rPr>
          <w:t>was left out as not significant.</w:t>
        </w:r>
      </w:ins>
    </w:p>
    <w:p w:rsidR="006D6DBE" w:rsidDel="00620441" w:rsidRDefault="006D6DBE" w:rsidP="00E6644A">
      <w:pPr>
        <w:ind w:left="7200"/>
        <w:jc w:val="both"/>
        <w:rPr>
          <w:del w:id="114" w:author="A Alford" w:date="2019-04-10T07:17:00Z"/>
          <w:rFonts w:cstheme="minorHAnsi"/>
        </w:rPr>
        <w:pPrChange w:id="115" w:author="A Alford" w:date="2019-04-10T07:24:00Z">
          <w:pPr>
            <w:ind w:left="2160"/>
            <w:jc w:val="both"/>
          </w:pPr>
        </w:pPrChange>
      </w:pPr>
      <w:ins w:id="116" w:author="A Alford" w:date="2019-04-10T07:14:00Z">
        <w:r>
          <w:rPr>
            <w:noProof/>
          </w:rPr>
          <w:drawing>
            <wp:inline distT="0" distB="0" distL="0" distR="0" wp14:anchorId="165C5A15" wp14:editId="5BAAF2EA">
              <wp:extent cx="2522220" cy="1254676"/>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48258" cy="1267629"/>
                      </a:xfrm>
                      <a:prstGeom prst="rect">
                        <a:avLst/>
                      </a:prstGeom>
                    </pic:spPr>
                  </pic:pic>
                </a:graphicData>
              </a:graphic>
            </wp:inline>
          </w:drawing>
        </w:r>
      </w:ins>
    </w:p>
    <w:p w:rsidR="00620441" w:rsidRDefault="00620441" w:rsidP="00E6644A">
      <w:pPr>
        <w:ind w:left="2160"/>
        <w:jc w:val="both"/>
        <w:rPr>
          <w:ins w:id="117" w:author="A Alford" w:date="2019-04-10T07:19:00Z"/>
          <w:rFonts w:cstheme="minorHAnsi"/>
        </w:rPr>
        <w:pPrChange w:id="118" w:author="A Alford" w:date="2019-04-10T07:24:00Z">
          <w:pPr>
            <w:jc w:val="both"/>
          </w:pPr>
        </w:pPrChange>
      </w:pPr>
    </w:p>
    <w:p w:rsidR="00E6644A" w:rsidRDefault="00620441" w:rsidP="00065765">
      <w:pPr>
        <w:rPr>
          <w:ins w:id="119" w:author="A Alford" w:date="2019-04-10T07:24:00Z"/>
          <w:rFonts w:cstheme="minorHAnsi"/>
        </w:rPr>
        <w:pPrChange w:id="120" w:author="A Alford" w:date="2019-04-10T07:27:00Z">
          <w:pPr>
            <w:jc w:val="both"/>
          </w:pPr>
        </w:pPrChange>
      </w:pPr>
      <w:ins w:id="121" w:author="A Alford" w:date="2019-04-10T07:19:00Z">
        <w:r>
          <w:rPr>
            <w:rFonts w:cstheme="minorHAnsi"/>
          </w:rPr>
          <w:t xml:space="preserve">We were </w:t>
        </w:r>
      </w:ins>
      <w:ins w:id="122" w:author="A Alford" w:date="2019-04-10T07:21:00Z">
        <w:r>
          <w:rPr>
            <w:rFonts w:cstheme="minorHAnsi"/>
          </w:rPr>
          <w:t xml:space="preserve">able to </w:t>
        </w:r>
      </w:ins>
      <w:ins w:id="123" w:author="A Alford" w:date="2019-04-10T07:20:00Z">
        <w:r>
          <w:rPr>
            <w:rFonts w:cstheme="minorHAnsi"/>
          </w:rPr>
          <w:t xml:space="preserve">confirm this model </w:t>
        </w:r>
      </w:ins>
      <w:ins w:id="124" w:author="A Alford" w:date="2019-04-10T07:26:00Z">
        <w:r w:rsidR="00065765">
          <w:rPr>
            <w:rFonts w:cstheme="minorHAnsi"/>
          </w:rPr>
          <w:t>with 6 vari</w:t>
        </w:r>
      </w:ins>
      <w:ins w:id="125" w:author="A Alford" w:date="2019-04-10T07:29:00Z">
        <w:r w:rsidR="003D4184">
          <w:rPr>
            <w:rFonts w:cstheme="minorHAnsi"/>
          </w:rPr>
          <w:t>a</w:t>
        </w:r>
      </w:ins>
      <w:ins w:id="126" w:author="A Alford" w:date="2019-04-10T07:26:00Z">
        <w:r w:rsidR="00065765">
          <w:rPr>
            <w:rFonts w:cstheme="minorHAnsi"/>
          </w:rPr>
          <w:t>bles fit the data well via a</w:t>
        </w:r>
      </w:ins>
      <w:ins w:id="127" w:author="A Alford" w:date="2019-04-10T07:22:00Z">
        <w:r w:rsidR="00A43B76">
          <w:rPr>
            <w:rFonts w:cstheme="minorHAnsi"/>
          </w:rPr>
          <w:t xml:space="preserve"> Hosmer and Lemeshow Goodness-of-Fit Test </w:t>
        </w:r>
      </w:ins>
      <w:ins w:id="128" w:author="A Alford" w:date="2019-04-10T07:27:00Z">
        <w:r w:rsidR="00065765">
          <w:rPr>
            <w:rFonts w:cstheme="minorHAnsi"/>
          </w:rPr>
          <w:t>with</w:t>
        </w:r>
      </w:ins>
      <w:ins w:id="129" w:author="A Alford" w:date="2019-04-10T07:23:00Z">
        <w:r w:rsidR="00A43B76">
          <w:rPr>
            <w:rFonts w:cstheme="minorHAnsi"/>
          </w:rPr>
          <w:t xml:space="preserve"> its resulting</w:t>
        </w:r>
      </w:ins>
      <w:ins w:id="130" w:author="A Alford" w:date="2019-04-10T07:22:00Z">
        <w:r w:rsidR="00A43B76">
          <w:rPr>
            <w:rFonts w:cstheme="minorHAnsi"/>
          </w:rPr>
          <w:t xml:space="preserve"> p-valu</w:t>
        </w:r>
      </w:ins>
      <w:ins w:id="131" w:author="A Alford" w:date="2019-04-10T07:23:00Z">
        <w:r w:rsidR="00A43B76">
          <w:rPr>
            <w:rFonts w:cstheme="minorHAnsi"/>
          </w:rPr>
          <w:t>e of 0.9048</w:t>
        </w:r>
      </w:ins>
      <w:moveToRangeEnd w:id="103"/>
      <w:ins w:id="132" w:author="A Alford" w:date="2019-04-10T07:27:00Z">
        <w:r w:rsidR="00065765">
          <w:rPr>
            <w:rFonts w:cstheme="minorHAnsi"/>
          </w:rPr>
          <w:t>. This</w:t>
        </w:r>
      </w:ins>
      <w:ins w:id="133" w:author="A Alford" w:date="2019-04-10T07:26:00Z">
        <w:r w:rsidR="00065765">
          <w:rPr>
            <w:rFonts w:cstheme="minorHAnsi"/>
          </w:rPr>
          <w:t xml:space="preserve"> </w:t>
        </w:r>
        <w:r w:rsidR="00065765">
          <w:rPr>
            <w:rFonts w:cstheme="minorHAnsi"/>
            <w:color w:val="000000"/>
          </w:rPr>
          <w:t>suggest</w:t>
        </w:r>
      </w:ins>
      <w:ins w:id="134" w:author="A Alford" w:date="2019-04-10T07:27:00Z">
        <w:r w:rsidR="00065765">
          <w:rPr>
            <w:rFonts w:cstheme="minorHAnsi"/>
            <w:color w:val="000000"/>
          </w:rPr>
          <w:t xml:space="preserve">s </w:t>
        </w:r>
      </w:ins>
      <w:ins w:id="135" w:author="A Alford" w:date="2019-04-10T07:26:00Z">
        <w:r w:rsidR="00065765">
          <w:rPr>
            <w:rFonts w:cstheme="minorHAnsi"/>
            <w:color w:val="000000"/>
          </w:rPr>
          <w:t>there is no evidence that the logistic model</w:t>
        </w:r>
      </w:ins>
      <w:ins w:id="136" w:author="A Alford" w:date="2019-04-10T07:27:00Z">
        <w:r w:rsidR="00065765">
          <w:rPr>
            <w:rFonts w:cstheme="minorHAnsi"/>
            <w:color w:val="000000"/>
          </w:rPr>
          <w:t xml:space="preserve"> with</w:t>
        </w:r>
      </w:ins>
      <w:ins w:id="137" w:author="A Alford" w:date="2019-04-10T07:26:00Z">
        <w:r w:rsidR="00065765">
          <w:rPr>
            <w:rFonts w:cstheme="minorHAnsi"/>
            <w:color w:val="000000"/>
          </w:rPr>
          <w:t xml:space="preserve"> the above 6 variables </w:t>
        </w:r>
      </w:ins>
      <w:ins w:id="138" w:author="A Alford" w:date="2019-04-10T07:27:00Z">
        <w:r w:rsidR="00065765">
          <w:rPr>
            <w:rFonts w:cstheme="minorHAnsi"/>
            <w:color w:val="000000"/>
          </w:rPr>
          <w:t>does not fit the data</w:t>
        </w:r>
      </w:ins>
      <w:ins w:id="139" w:author="A Alford" w:date="2019-04-10T07:26:00Z">
        <w:r w:rsidR="00065765">
          <w:rPr>
            <w:rFonts w:cstheme="minorHAnsi"/>
            <w:color w:val="000000"/>
          </w:rPr>
          <w:t>.</w:t>
        </w:r>
      </w:ins>
    </w:p>
    <w:p w:rsidR="00065765" w:rsidRDefault="00A43B76" w:rsidP="001E3DE9">
      <w:pPr>
        <w:ind w:left="2160"/>
        <w:jc w:val="both"/>
        <w:rPr>
          <w:ins w:id="140" w:author="A Alford" w:date="2019-04-10T07:11:00Z"/>
          <w:rFonts w:cstheme="minorHAnsi"/>
        </w:rPr>
        <w:pPrChange w:id="141" w:author="A Alford" w:date="2019-04-10T07:28:00Z">
          <w:pPr>
            <w:ind w:left="360"/>
            <w:jc w:val="both"/>
          </w:pPr>
        </w:pPrChange>
      </w:pPr>
      <w:ins w:id="142" w:author="A Alford" w:date="2019-04-10T07:22:00Z">
        <w:r>
          <w:rPr>
            <w:noProof/>
          </w:rPr>
          <w:drawing>
            <wp:inline distT="0" distB="0" distL="0" distR="0" wp14:anchorId="041C6B1E" wp14:editId="087FBCC4">
              <wp:extent cx="2316482" cy="7315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86827" cy="753734"/>
                      </a:xfrm>
                      <a:prstGeom prst="rect">
                        <a:avLst/>
                      </a:prstGeom>
                    </pic:spPr>
                  </pic:pic>
                </a:graphicData>
              </a:graphic>
            </wp:inline>
          </w:drawing>
        </w:r>
      </w:ins>
      <w:ins w:id="143" w:author="A Alford" w:date="2019-04-10T07:28:00Z">
        <w:r w:rsidR="001E3DE9">
          <w:rPr>
            <w:noProof/>
          </w:rPr>
          <w:drawing>
            <wp:inline distT="0" distB="0" distL="0" distR="0" wp14:anchorId="7E46CBB4" wp14:editId="326A968F">
              <wp:extent cx="1584960" cy="12652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06175" cy="1282202"/>
                      </a:xfrm>
                      <a:prstGeom prst="rect">
                        <a:avLst/>
                      </a:prstGeom>
                    </pic:spPr>
                  </pic:pic>
                </a:graphicData>
              </a:graphic>
            </wp:inline>
          </w:drawing>
        </w:r>
      </w:ins>
      <w:bookmarkStart w:id="144" w:name="_GoBack"/>
      <w:bookmarkEnd w:id="144"/>
    </w:p>
    <w:p w:rsidR="003D4184" w:rsidRPr="003D4184" w:rsidRDefault="003D4184" w:rsidP="003D4184">
      <w:pPr>
        <w:pStyle w:val="Heading1"/>
        <w:numPr>
          <w:ilvl w:val="0"/>
          <w:numId w:val="0"/>
        </w:numPr>
        <w:jc w:val="both"/>
        <w:rPr>
          <w:ins w:id="145" w:author="A Alford" w:date="2019-04-10T07:29:00Z"/>
          <w:rFonts w:asciiTheme="minorHAnsi" w:eastAsiaTheme="minorEastAsia" w:hAnsiTheme="minorHAnsi" w:cstheme="minorHAnsi"/>
          <w:color w:val="auto"/>
          <w:sz w:val="22"/>
          <w:szCs w:val="22"/>
          <w:lang w:eastAsia="zh-CN"/>
          <w:rPrChange w:id="146" w:author="A Alford" w:date="2019-04-10T07:29:00Z">
            <w:rPr>
              <w:ins w:id="147" w:author="A Alford" w:date="2019-04-10T07:29:00Z"/>
              <w:rFonts w:asciiTheme="minorHAnsi" w:hAnsiTheme="minorHAnsi" w:cstheme="minorHAnsi"/>
              <w:sz w:val="22"/>
              <w:szCs w:val="22"/>
            </w:rPr>
          </w:rPrChange>
        </w:rPr>
        <w:pPrChange w:id="148" w:author="A Alford" w:date="2019-04-10T07:29:00Z">
          <w:pPr>
            <w:pStyle w:val="Heading1"/>
            <w:numPr>
              <w:numId w:val="8"/>
            </w:numPr>
            <w:ind w:left="1080" w:hanging="360"/>
            <w:jc w:val="both"/>
          </w:pPr>
        </w:pPrChange>
      </w:pPr>
      <w:ins w:id="149" w:author="A Alford" w:date="2019-04-10T07:29:00Z">
        <w:r w:rsidRPr="003D4184">
          <w:rPr>
            <w:rFonts w:asciiTheme="minorHAnsi" w:eastAsiaTheme="minorEastAsia" w:hAnsiTheme="minorHAnsi" w:cstheme="minorHAnsi"/>
            <w:color w:val="auto"/>
            <w:sz w:val="22"/>
            <w:szCs w:val="22"/>
            <w:lang w:eastAsia="zh-CN"/>
            <w:rPrChange w:id="150" w:author="A Alford" w:date="2019-04-10T07:29:00Z">
              <w:rPr>
                <w:rFonts w:cstheme="minorHAnsi"/>
              </w:rPr>
            </w:rPrChange>
          </w:rPr>
          <w:t xml:space="preserve">This model also produced </w:t>
        </w:r>
      </w:ins>
      <w:ins w:id="151" w:author="A Alford" w:date="2019-04-10T07:30:00Z">
        <w:r>
          <w:rPr>
            <w:rFonts w:asciiTheme="minorHAnsi" w:eastAsiaTheme="minorEastAsia" w:hAnsiTheme="minorHAnsi" w:cstheme="minorHAnsi"/>
            <w:color w:val="auto"/>
            <w:sz w:val="22"/>
            <w:szCs w:val="22"/>
            <w:lang w:eastAsia="zh-CN"/>
          </w:rPr>
          <w:t>a Classification Table</w:t>
        </w:r>
      </w:ins>
      <w:ins w:id="152" w:author="A Alford" w:date="2019-04-10T07:29:00Z">
        <w:r w:rsidRPr="003D4184">
          <w:rPr>
            <w:rFonts w:asciiTheme="minorHAnsi" w:eastAsiaTheme="minorEastAsia" w:hAnsiTheme="minorHAnsi" w:cstheme="minorHAnsi"/>
            <w:color w:val="auto"/>
            <w:sz w:val="22"/>
            <w:szCs w:val="22"/>
            <w:lang w:eastAsia="zh-CN"/>
            <w:rPrChange w:id="153" w:author="A Alford" w:date="2019-04-10T07:29:00Z">
              <w:rPr>
                <w:rFonts w:asciiTheme="minorHAnsi" w:hAnsiTheme="minorHAnsi" w:cstheme="minorHAnsi"/>
                <w:sz w:val="22"/>
                <w:szCs w:val="22"/>
              </w:rPr>
            </w:rPrChange>
          </w:rPr>
          <w:t xml:space="preserve"> </w:t>
        </w:r>
      </w:ins>
      <w:ins w:id="154" w:author="A Alford" w:date="2019-04-10T07:30:00Z">
        <w:r>
          <w:rPr>
            <w:rFonts w:asciiTheme="minorHAnsi" w:eastAsiaTheme="minorEastAsia" w:hAnsiTheme="minorHAnsi" w:cstheme="minorHAnsi"/>
            <w:color w:val="auto"/>
            <w:sz w:val="22"/>
            <w:szCs w:val="22"/>
            <w:lang w:eastAsia="zh-CN"/>
          </w:rPr>
          <w:t xml:space="preserve">showing </w:t>
        </w:r>
      </w:ins>
      <w:ins w:id="155" w:author="A Alford" w:date="2019-04-10T07:31:00Z">
        <w:r>
          <w:rPr>
            <w:rFonts w:asciiTheme="minorHAnsi" w:eastAsiaTheme="minorEastAsia" w:hAnsiTheme="minorHAnsi" w:cstheme="minorHAnsi"/>
            <w:color w:val="auto"/>
            <w:sz w:val="22"/>
            <w:szCs w:val="22"/>
            <w:lang w:eastAsia="zh-CN"/>
          </w:rPr>
          <w:t xml:space="preserve">that at </w:t>
        </w:r>
      </w:ins>
      <w:ins w:id="156" w:author="A Alford" w:date="2019-04-10T07:29:00Z">
        <w:r w:rsidRPr="003D4184">
          <w:rPr>
            <w:rFonts w:asciiTheme="minorHAnsi" w:eastAsiaTheme="minorEastAsia" w:hAnsiTheme="minorHAnsi" w:cstheme="minorHAnsi"/>
            <w:color w:val="auto"/>
            <w:sz w:val="22"/>
            <w:szCs w:val="22"/>
            <w:lang w:eastAsia="zh-CN"/>
            <w:rPrChange w:id="157" w:author="A Alford" w:date="2019-04-10T07:29:00Z">
              <w:rPr>
                <w:rFonts w:asciiTheme="minorHAnsi" w:hAnsiTheme="minorHAnsi" w:cstheme="minorHAnsi"/>
                <w:sz w:val="22"/>
                <w:szCs w:val="22"/>
              </w:rPr>
            </w:rPrChange>
          </w:rPr>
          <w:t xml:space="preserve">the 50% probability level, our model had a 68.2% accuracy, a </w:t>
        </w:r>
      </w:ins>
      <w:ins w:id="158" w:author="A Alford" w:date="2019-04-10T07:33:00Z">
        <w:r w:rsidR="00701800" w:rsidRPr="003D0D60">
          <w:rPr>
            <w:rFonts w:asciiTheme="minorHAnsi" w:eastAsiaTheme="minorEastAsia" w:hAnsiTheme="minorHAnsi" w:cstheme="minorHAnsi"/>
            <w:color w:val="auto"/>
            <w:sz w:val="22"/>
            <w:szCs w:val="22"/>
            <w:lang w:eastAsia="zh-CN"/>
          </w:rPr>
          <w:t xml:space="preserve">specificity </w:t>
        </w:r>
      </w:ins>
      <w:ins w:id="159" w:author="A Alford" w:date="2019-04-10T07:29:00Z">
        <w:r w:rsidRPr="003D4184">
          <w:rPr>
            <w:rFonts w:asciiTheme="minorHAnsi" w:eastAsiaTheme="minorEastAsia" w:hAnsiTheme="minorHAnsi" w:cstheme="minorHAnsi"/>
            <w:color w:val="auto"/>
            <w:sz w:val="22"/>
            <w:szCs w:val="22"/>
            <w:lang w:eastAsia="zh-CN"/>
            <w:rPrChange w:id="160" w:author="A Alford" w:date="2019-04-10T07:29:00Z">
              <w:rPr>
                <w:rFonts w:asciiTheme="minorHAnsi" w:hAnsiTheme="minorHAnsi" w:cstheme="minorHAnsi"/>
                <w:sz w:val="22"/>
                <w:szCs w:val="22"/>
              </w:rPr>
            </w:rPrChange>
          </w:rPr>
          <w:t xml:space="preserve">of 85.9% and a </w:t>
        </w:r>
      </w:ins>
      <w:ins w:id="161" w:author="A Alford" w:date="2019-04-10T07:33:00Z">
        <w:r w:rsidR="00701800" w:rsidRPr="001F0E3C">
          <w:rPr>
            <w:rFonts w:asciiTheme="minorHAnsi" w:eastAsiaTheme="minorEastAsia" w:hAnsiTheme="minorHAnsi" w:cstheme="minorHAnsi"/>
            <w:color w:val="auto"/>
            <w:sz w:val="22"/>
            <w:szCs w:val="22"/>
            <w:lang w:eastAsia="zh-CN"/>
          </w:rPr>
          <w:t xml:space="preserve">sensitivity </w:t>
        </w:r>
      </w:ins>
      <w:ins w:id="162" w:author="A Alford" w:date="2019-04-10T07:29:00Z">
        <w:r w:rsidRPr="003D4184">
          <w:rPr>
            <w:rFonts w:asciiTheme="minorHAnsi" w:eastAsiaTheme="minorEastAsia" w:hAnsiTheme="minorHAnsi" w:cstheme="minorHAnsi"/>
            <w:color w:val="auto"/>
            <w:sz w:val="22"/>
            <w:szCs w:val="22"/>
            <w:lang w:eastAsia="zh-CN"/>
            <w:rPrChange w:id="163" w:author="A Alford" w:date="2019-04-10T07:29:00Z">
              <w:rPr>
                <w:rFonts w:asciiTheme="minorHAnsi" w:hAnsiTheme="minorHAnsi" w:cstheme="minorHAnsi"/>
                <w:sz w:val="22"/>
                <w:szCs w:val="22"/>
              </w:rPr>
            </w:rPrChange>
          </w:rPr>
          <w:t>of 46.%.  Please refer to the Classification Table below.</w:t>
        </w:r>
      </w:ins>
    </w:p>
    <w:p w:rsidR="000171CF" w:rsidDel="00701800" w:rsidRDefault="000171CF" w:rsidP="003D4184">
      <w:pPr>
        <w:jc w:val="both"/>
        <w:rPr>
          <w:del w:id="164" w:author="A Alford" w:date="2019-04-10T07:17:00Z"/>
          <w:rFonts w:cstheme="minorHAnsi"/>
        </w:rPr>
      </w:pPr>
    </w:p>
    <w:p w:rsidR="00701800" w:rsidRPr="00BD5D6C" w:rsidRDefault="00701800" w:rsidP="00701800">
      <w:pPr>
        <w:ind w:left="1440"/>
        <w:jc w:val="both"/>
        <w:rPr>
          <w:ins w:id="165" w:author="A Alford" w:date="2019-04-10T07:32:00Z"/>
          <w:rFonts w:cstheme="minorHAnsi"/>
        </w:rPr>
        <w:pPrChange w:id="166" w:author="A Alford" w:date="2019-04-10T07:32:00Z">
          <w:pPr>
            <w:ind w:left="360"/>
            <w:jc w:val="both"/>
          </w:pPr>
        </w:pPrChange>
      </w:pPr>
      <w:ins w:id="167" w:author="A Alford" w:date="2019-04-10T07:32:00Z">
        <w:r>
          <w:rPr>
            <w:noProof/>
          </w:rPr>
          <w:drawing>
            <wp:inline distT="0" distB="0" distL="0" distR="0" wp14:anchorId="4DF846D5" wp14:editId="59F4C110">
              <wp:extent cx="4390611" cy="297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8073" cy="301746"/>
                      </a:xfrm>
                      <a:prstGeom prst="rect">
                        <a:avLst/>
                      </a:prstGeom>
                    </pic:spPr>
                  </pic:pic>
                </a:graphicData>
              </a:graphic>
            </wp:inline>
          </w:drawing>
        </w:r>
      </w:ins>
    </w:p>
    <w:p w:rsidR="000171CF" w:rsidRPr="00BD5D6C" w:rsidRDefault="000171CF" w:rsidP="003D4184">
      <w:pPr>
        <w:jc w:val="both"/>
        <w:rPr>
          <w:rFonts w:cstheme="minorHAnsi"/>
        </w:rPr>
        <w:pPrChange w:id="168" w:author="A Alford" w:date="2019-04-10T07:29:00Z">
          <w:pPr>
            <w:ind w:left="360"/>
            <w:jc w:val="both"/>
          </w:pPr>
        </w:pPrChange>
      </w:pPr>
      <w:del w:id="169" w:author="A Alford" w:date="2019-04-10T07:01:00Z">
        <w:r w:rsidRPr="00BD5D6C" w:rsidDel="00451B31">
          <w:rPr>
            <w:rFonts w:cstheme="minorHAnsi"/>
            <w:noProof/>
          </w:rPr>
          <w:drawing>
            <wp:inline distT="0" distB="0" distL="0" distR="0" wp14:anchorId="247C36D7" wp14:editId="4C508E14">
              <wp:extent cx="6347460" cy="1590675"/>
              <wp:effectExtent l="19050" t="19050" r="15240"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47460" cy="1590675"/>
                      </a:xfrm>
                      <a:prstGeom prst="rect">
                        <a:avLst/>
                      </a:prstGeom>
                      <a:ln w="12700">
                        <a:solidFill>
                          <a:schemeClr val="tx1"/>
                        </a:solidFill>
                      </a:ln>
                    </pic:spPr>
                  </pic:pic>
                </a:graphicData>
              </a:graphic>
            </wp:inline>
          </w:drawing>
        </w:r>
      </w:del>
    </w:p>
    <w:p w:rsidR="000171CF" w:rsidRPr="00BD5D6C" w:rsidDel="006D6DBE" w:rsidRDefault="000171CF" w:rsidP="000171CF">
      <w:pPr>
        <w:ind w:left="360"/>
        <w:jc w:val="both"/>
        <w:rPr>
          <w:moveFrom w:id="170" w:author="A Alford" w:date="2019-04-10T07:12:00Z"/>
          <w:rFonts w:cstheme="minorHAnsi"/>
        </w:rPr>
      </w:pPr>
      <w:moveFromRangeStart w:id="171" w:author="A Alford" w:date="2019-04-10T07:12:00Z" w:name="move5772795"/>
      <w:moveFrom w:id="172" w:author="A Alford" w:date="2019-04-10T07:12:00Z">
        <w:r w:rsidRPr="00BD5D6C" w:rsidDel="006D6DBE">
          <w:rPr>
            <w:rFonts w:cstheme="minorHAnsi"/>
          </w:rPr>
          <w:t xml:space="preserve">The model’s summary of forward selection is shown below. </w:t>
        </w:r>
      </w:moveFrom>
    </w:p>
    <w:moveFromRangeEnd w:id="171"/>
    <w:p w:rsidR="000171CF" w:rsidRPr="00BD5D6C" w:rsidRDefault="000171CF" w:rsidP="000171CF">
      <w:pPr>
        <w:ind w:left="1440"/>
        <w:jc w:val="both"/>
        <w:rPr>
          <w:rFonts w:cstheme="minorHAnsi"/>
        </w:rPr>
      </w:pPr>
      <w:del w:id="173" w:author="A Alford" w:date="2019-04-10T07:01:00Z">
        <w:r w:rsidRPr="00BD5D6C" w:rsidDel="00E81147">
          <w:rPr>
            <w:rFonts w:cstheme="minorHAnsi"/>
            <w:noProof/>
          </w:rPr>
          <w:drawing>
            <wp:inline distT="0" distB="0" distL="0" distR="0" wp14:anchorId="4967630A" wp14:editId="1E4F654E">
              <wp:extent cx="2762885" cy="1981091"/>
              <wp:effectExtent l="19050" t="19050" r="18415" b="196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5352" cy="1990030"/>
                      </a:xfrm>
                      <a:prstGeom prst="rect">
                        <a:avLst/>
                      </a:prstGeom>
                      <a:ln w="9525">
                        <a:solidFill>
                          <a:schemeClr val="tx1"/>
                        </a:solidFill>
                      </a:ln>
                    </pic:spPr>
                  </pic:pic>
                </a:graphicData>
              </a:graphic>
            </wp:inline>
          </w:drawing>
        </w:r>
      </w:del>
      <w:r w:rsidRPr="00BD5D6C">
        <w:rPr>
          <w:rFonts w:cstheme="minorHAnsi"/>
          <w:noProof/>
        </w:rPr>
        <w:t xml:space="preserve"> </w:t>
      </w:r>
      <w:del w:id="174" w:author="A Alford" w:date="2019-04-10T07:01:00Z">
        <w:r w:rsidRPr="00BD5D6C" w:rsidDel="00E81147">
          <w:rPr>
            <w:rFonts w:cstheme="minorHAnsi"/>
            <w:noProof/>
          </w:rPr>
          <w:drawing>
            <wp:inline distT="0" distB="0" distL="0" distR="0" wp14:anchorId="66EE1FAD" wp14:editId="58420E7B">
              <wp:extent cx="2113915" cy="1973580"/>
              <wp:effectExtent l="19050" t="19050" r="19685" b="266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50461" cy="2007700"/>
                      </a:xfrm>
                      <a:prstGeom prst="rect">
                        <a:avLst/>
                      </a:prstGeom>
                      <a:ln w="9525">
                        <a:solidFill>
                          <a:schemeClr val="tx1"/>
                        </a:solidFill>
                      </a:ln>
                    </pic:spPr>
                  </pic:pic>
                </a:graphicData>
              </a:graphic>
            </wp:inline>
          </w:drawing>
        </w:r>
      </w:del>
    </w:p>
    <w:p w:rsidR="000171CF" w:rsidRDefault="000171CF" w:rsidP="000171CF">
      <w:pPr>
        <w:ind w:left="360"/>
        <w:jc w:val="both"/>
        <w:rPr>
          <w:ins w:id="175" w:author="A Alford" w:date="2019-04-10T07:08:00Z"/>
          <w:rFonts w:cstheme="minorHAnsi"/>
        </w:rPr>
      </w:pPr>
    </w:p>
    <w:p w:rsidR="00451B31" w:rsidRDefault="00451B31" w:rsidP="000171CF">
      <w:pPr>
        <w:ind w:left="360"/>
        <w:jc w:val="both"/>
        <w:rPr>
          <w:ins w:id="176" w:author="A Alford" w:date="2019-04-10T07:08:00Z"/>
          <w:rFonts w:cstheme="minorHAnsi"/>
        </w:rPr>
      </w:pPr>
    </w:p>
    <w:p w:rsidR="00451B31" w:rsidRPr="00BD5D6C" w:rsidRDefault="00451B31" w:rsidP="000171CF">
      <w:pPr>
        <w:ind w:left="360"/>
        <w:jc w:val="both"/>
        <w:rPr>
          <w:rFonts w:cstheme="minorHAnsi"/>
        </w:rPr>
      </w:pPr>
    </w:p>
    <w:p w:rsidR="000171CF" w:rsidRPr="00BD5D6C" w:rsidRDefault="000171CF" w:rsidP="000171CF">
      <w:pPr>
        <w:spacing w:after="0" w:line="240" w:lineRule="auto"/>
        <w:jc w:val="both"/>
        <w:rPr>
          <w:rFonts w:cstheme="minorHAnsi"/>
        </w:rPr>
      </w:pPr>
      <w:r w:rsidRPr="00BD5D6C">
        <w:rPr>
          <w:rFonts w:cstheme="minorHAnsi"/>
        </w:rPr>
        <w:t xml:space="preserve">A question of interest in the project was what are the odds that Kobe would make a shot decrease with respect to the distance he is from the hoop.  We found no evidence of this, the forward selection model found that </w:t>
      </w:r>
      <w:proofErr w:type="spellStart"/>
      <w:r w:rsidRPr="00BD5D6C">
        <w:rPr>
          <w:rFonts w:cstheme="minorHAnsi"/>
        </w:rPr>
        <w:t>shot_distance</w:t>
      </w:r>
      <w:proofErr w:type="spellEnd"/>
      <w:r w:rsidRPr="00BD5D6C">
        <w:rPr>
          <w:rFonts w:cstheme="minorHAnsi"/>
        </w:rPr>
        <w:t xml:space="preserve"> was not a significant, as you can see in the results above.  Similarly, the playoffs variable was not significant.  We concluded that Kobe was performed well and similarly in all games.</w:t>
      </w:r>
    </w:p>
    <w:p w:rsidR="000171CF" w:rsidRPr="00BD5D6C" w:rsidRDefault="000171CF" w:rsidP="000171CF">
      <w:pPr>
        <w:spacing w:after="0" w:line="240" w:lineRule="auto"/>
        <w:jc w:val="both"/>
        <w:rPr>
          <w:rFonts w:cstheme="minorHAnsi"/>
        </w:rPr>
      </w:pPr>
    </w:p>
    <w:p w:rsidR="000171CF" w:rsidRPr="00BD5D6C" w:rsidRDefault="000171CF" w:rsidP="000171CF">
      <w:pPr>
        <w:spacing w:after="0" w:line="240" w:lineRule="auto"/>
        <w:jc w:val="both"/>
        <w:rPr>
          <w:rFonts w:cstheme="minorHAnsi"/>
        </w:rPr>
      </w:pPr>
    </w:p>
    <w:p w:rsidR="000171CF" w:rsidRPr="00BD5D6C" w:rsidRDefault="000171CF" w:rsidP="000171CF">
      <w:pPr>
        <w:pStyle w:val="ListParagraph"/>
        <w:numPr>
          <w:ilvl w:val="0"/>
          <w:numId w:val="7"/>
        </w:numPr>
        <w:jc w:val="both"/>
        <w:rPr>
          <w:rFonts w:eastAsiaTheme="majorEastAsia" w:cstheme="minorHAnsi"/>
          <w:color w:val="2F5496" w:themeColor="accent1" w:themeShade="BF"/>
        </w:rPr>
      </w:pPr>
      <w:r w:rsidRPr="00BD5D6C">
        <w:rPr>
          <w:rFonts w:eastAsiaTheme="majorEastAsia" w:cstheme="minorHAnsi"/>
          <w:color w:val="2F5496" w:themeColor="accent1" w:themeShade="BF"/>
        </w:rPr>
        <w:t>CONCLUSION</w:t>
      </w:r>
    </w:p>
    <w:p w:rsidR="000171CF" w:rsidRPr="00BD5D6C" w:rsidRDefault="000171CF" w:rsidP="000171CF">
      <w:pPr>
        <w:pStyle w:val="Heading1"/>
        <w:numPr>
          <w:ilvl w:val="0"/>
          <w:numId w:val="8"/>
        </w:numPr>
        <w:jc w:val="both"/>
        <w:rPr>
          <w:rFonts w:asciiTheme="minorHAnsi" w:hAnsiTheme="minorHAnsi" w:cstheme="minorHAnsi"/>
          <w:sz w:val="22"/>
          <w:szCs w:val="22"/>
        </w:rPr>
      </w:pPr>
      <w:r w:rsidRPr="00BD5D6C">
        <w:rPr>
          <w:rFonts w:asciiTheme="minorHAnsi" w:hAnsiTheme="minorHAnsi" w:cstheme="minorHAnsi"/>
          <w:sz w:val="22"/>
          <w:szCs w:val="22"/>
        </w:rPr>
        <w:t>We failed to reject the null-hypothesis that the model has a good fit at alpha 0.05 p-value (0.6725) with a Hosmer and Lemeshow Goodness of Fit test.</w:t>
      </w:r>
    </w:p>
    <w:p w:rsidR="000171CF" w:rsidRPr="00BD5D6C" w:rsidRDefault="000171CF" w:rsidP="000171CF">
      <w:pPr>
        <w:pStyle w:val="Heading1"/>
        <w:numPr>
          <w:ilvl w:val="0"/>
          <w:numId w:val="8"/>
        </w:numPr>
        <w:jc w:val="both"/>
        <w:rPr>
          <w:rFonts w:asciiTheme="minorHAnsi" w:hAnsiTheme="minorHAnsi" w:cstheme="minorHAnsi"/>
          <w:sz w:val="22"/>
          <w:szCs w:val="22"/>
        </w:rPr>
      </w:pPr>
      <w:r w:rsidRPr="00BD5D6C">
        <w:rPr>
          <w:rFonts w:asciiTheme="minorHAnsi" w:hAnsiTheme="minorHAnsi" w:cstheme="minorHAnsi"/>
          <w:sz w:val="22"/>
          <w:szCs w:val="22"/>
        </w:rPr>
        <w:t>At the 50% probability level, our model had a 68.2% accuracy, a sensitivity of 85.9% and a specificity of 46.%.  Please refer to the Classification Table below.</w:t>
      </w:r>
    </w:p>
    <w:p w:rsidR="000171CF" w:rsidRPr="00BD5D6C" w:rsidRDefault="000171CF" w:rsidP="000171CF">
      <w:pPr>
        <w:spacing w:after="0" w:line="240" w:lineRule="auto"/>
        <w:jc w:val="both"/>
        <w:rPr>
          <w:rFonts w:cstheme="minorHAnsi"/>
        </w:rPr>
      </w:pPr>
    </w:p>
    <w:p w:rsidR="000171CF" w:rsidRPr="00BD5D6C" w:rsidRDefault="000171CF" w:rsidP="000171CF">
      <w:pPr>
        <w:ind w:left="360"/>
        <w:jc w:val="both"/>
        <w:rPr>
          <w:rFonts w:cstheme="minorHAnsi"/>
        </w:rPr>
      </w:pPr>
    </w:p>
    <w:p w:rsidR="000171CF" w:rsidRPr="00BD5D6C" w:rsidRDefault="000171CF" w:rsidP="000171CF">
      <w:pPr>
        <w:ind w:left="360"/>
        <w:jc w:val="both"/>
        <w:rPr>
          <w:rFonts w:cstheme="minorHAnsi"/>
        </w:rPr>
      </w:pPr>
      <w:r w:rsidRPr="00BD5D6C">
        <w:rPr>
          <w:rFonts w:cstheme="minorHAnsi"/>
          <w:noProof/>
        </w:rPr>
        <w:drawing>
          <wp:inline distT="0" distB="0" distL="0" distR="0" wp14:anchorId="79326E54" wp14:editId="1EBF9111">
            <wp:extent cx="2945308" cy="4015740"/>
            <wp:effectExtent l="0" t="0" r="762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3870" cy="4027413"/>
                    </a:xfrm>
                    <a:prstGeom prst="rect">
                      <a:avLst/>
                    </a:prstGeom>
                  </pic:spPr>
                </pic:pic>
              </a:graphicData>
            </a:graphic>
          </wp:inline>
        </w:drawing>
      </w:r>
    </w:p>
    <w:p w:rsidR="000171CF" w:rsidRDefault="000171CF" w:rsidP="0048469F">
      <w:pPr>
        <w:spacing w:line="288" w:lineRule="auto"/>
        <w:jc w:val="both"/>
        <w:rPr>
          <w:rFonts w:cstheme="minorHAnsi"/>
        </w:rPr>
      </w:pPr>
    </w:p>
    <w:p w:rsidR="005D4CAC" w:rsidRDefault="005D4CAC" w:rsidP="0048469F">
      <w:pPr>
        <w:spacing w:line="288" w:lineRule="auto"/>
        <w:jc w:val="both"/>
        <w:rPr>
          <w:rFonts w:cstheme="minorHAnsi"/>
        </w:rPr>
      </w:pPr>
    </w:p>
    <w:p w:rsidR="005D4CAC" w:rsidRDefault="005D4CAC" w:rsidP="0048469F">
      <w:pPr>
        <w:spacing w:line="288" w:lineRule="auto"/>
        <w:jc w:val="both"/>
        <w:rPr>
          <w:rFonts w:cstheme="minorHAnsi"/>
        </w:rPr>
      </w:pPr>
    </w:p>
    <w:p w:rsidR="0017666C" w:rsidRPr="00AE2682" w:rsidRDefault="0017666C" w:rsidP="0048469F">
      <w:pPr>
        <w:spacing w:line="288" w:lineRule="auto"/>
        <w:jc w:val="both"/>
        <w:rPr>
          <w:rFonts w:cstheme="minorHAnsi"/>
        </w:rPr>
      </w:pPr>
    </w:p>
    <w:p w:rsidR="00AE2682" w:rsidRDefault="00AE2682" w:rsidP="0048469F">
      <w:pPr>
        <w:spacing w:line="288" w:lineRule="auto"/>
        <w:jc w:val="both"/>
        <w:rPr>
          <w:rFonts w:cstheme="minorHAnsi"/>
        </w:rPr>
      </w:pPr>
      <w:r>
        <w:rPr>
          <w:noProof/>
        </w:rPr>
        <w:drawing>
          <wp:inline distT="0" distB="0" distL="0" distR="0" wp14:anchorId="00F0BFB1" wp14:editId="311E1A62">
            <wp:extent cx="3504580" cy="2570480"/>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2564" t="31909" r="13505" b="10807"/>
                    <a:stretch/>
                  </pic:blipFill>
                  <pic:spPr bwMode="auto">
                    <a:xfrm>
                      <a:off x="0" y="0"/>
                      <a:ext cx="3508419" cy="2573296"/>
                    </a:xfrm>
                    <a:prstGeom prst="rect">
                      <a:avLst/>
                    </a:prstGeom>
                    <a:ln>
                      <a:noFill/>
                    </a:ln>
                    <a:extLst>
                      <a:ext uri="{53640926-AAD7-44D8-BBD7-CCE9431645EC}">
                        <a14:shadowObscured xmlns:a14="http://schemas.microsoft.com/office/drawing/2010/main"/>
                      </a:ext>
                    </a:extLst>
                  </pic:spPr>
                </pic:pic>
              </a:graphicData>
            </a:graphic>
          </wp:inline>
        </w:drawing>
      </w:r>
      <w:r w:rsidRPr="00AE2682">
        <w:rPr>
          <w:noProof/>
        </w:rPr>
        <w:t xml:space="preserve"> </w:t>
      </w:r>
      <w:r>
        <w:rPr>
          <w:noProof/>
        </w:rPr>
        <w:drawing>
          <wp:inline distT="0" distB="0" distL="0" distR="0" wp14:anchorId="54F8ABF5" wp14:editId="380F3F22">
            <wp:extent cx="3990963" cy="2214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0255" t="39962" r="10770" b="11719"/>
                    <a:stretch/>
                  </pic:blipFill>
                  <pic:spPr bwMode="auto">
                    <a:xfrm>
                      <a:off x="0" y="0"/>
                      <a:ext cx="4000055" cy="2219926"/>
                    </a:xfrm>
                    <a:prstGeom prst="rect">
                      <a:avLst/>
                    </a:prstGeom>
                    <a:ln>
                      <a:noFill/>
                    </a:ln>
                    <a:extLst>
                      <a:ext uri="{53640926-AAD7-44D8-BBD7-CCE9431645EC}">
                        <a14:shadowObscured xmlns:a14="http://schemas.microsoft.com/office/drawing/2010/main"/>
                      </a:ext>
                    </a:extLst>
                  </pic:spPr>
                </pic:pic>
              </a:graphicData>
            </a:graphic>
          </wp:inline>
        </w:drawing>
      </w:r>
    </w:p>
    <w:p w:rsidR="00B7228B" w:rsidRPr="00836F61" w:rsidRDefault="00B7228B" w:rsidP="0048469F">
      <w:pPr>
        <w:spacing w:line="288" w:lineRule="auto"/>
        <w:jc w:val="both"/>
        <w:rPr>
          <w:rFonts w:cstheme="minorHAnsi"/>
        </w:rPr>
      </w:pPr>
    </w:p>
    <w:p w:rsidR="00245DB8" w:rsidRPr="00836F61" w:rsidRDefault="00245DB8" w:rsidP="0048469F">
      <w:pPr>
        <w:spacing w:line="288" w:lineRule="auto"/>
        <w:jc w:val="both"/>
        <w:rPr>
          <w:rFonts w:cstheme="minorHAnsi"/>
        </w:rPr>
      </w:pPr>
    </w:p>
    <w:p w:rsidR="00245DB8" w:rsidRPr="00836F61" w:rsidRDefault="00245DB8" w:rsidP="0048469F">
      <w:pPr>
        <w:spacing w:line="288" w:lineRule="auto"/>
        <w:jc w:val="both"/>
        <w:rPr>
          <w:rFonts w:cstheme="minorHAnsi"/>
        </w:rPr>
      </w:pPr>
    </w:p>
    <w:p w:rsidR="00245DB8" w:rsidRPr="00836F61" w:rsidRDefault="00245DB8" w:rsidP="0048469F">
      <w:pPr>
        <w:spacing w:line="288" w:lineRule="auto"/>
        <w:jc w:val="both"/>
        <w:rPr>
          <w:rFonts w:cstheme="minorHAnsi"/>
        </w:rPr>
      </w:pPr>
    </w:p>
    <w:p w:rsidR="00451B31" w:rsidRDefault="00451B31">
      <w:pPr>
        <w:rPr>
          <w:ins w:id="177" w:author="A Alford" w:date="2019-04-10T07:02:00Z"/>
        </w:rPr>
      </w:pPr>
      <w:ins w:id="178" w:author="A Alford" w:date="2019-04-10T07:02:00Z">
        <w:r>
          <w:br w:type="page"/>
        </w:r>
      </w:ins>
    </w:p>
    <w:p w:rsidR="00245DB8" w:rsidRDefault="00245DB8"/>
    <w:sectPr w:rsidR="00245DB8">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7981" w:rsidRDefault="004A7981" w:rsidP="00F36C82">
      <w:pPr>
        <w:spacing w:after="0" w:line="240" w:lineRule="auto"/>
      </w:pPr>
      <w:r>
        <w:separator/>
      </w:r>
    </w:p>
  </w:endnote>
  <w:endnote w:type="continuationSeparator" w:id="0">
    <w:p w:rsidR="004A7981" w:rsidRDefault="004A7981" w:rsidP="00F36C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2829591"/>
      <w:docPartObj>
        <w:docPartGallery w:val="Page Numbers (Bottom of Page)"/>
        <w:docPartUnique/>
      </w:docPartObj>
    </w:sdtPr>
    <w:sdtEndPr>
      <w:rPr>
        <w:noProof/>
      </w:rPr>
    </w:sdtEndPr>
    <w:sdtContent>
      <w:p w:rsidR="00F36C82" w:rsidRDefault="00F36C8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F36C82" w:rsidRDefault="00F36C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7981" w:rsidRDefault="004A7981" w:rsidP="00F36C82">
      <w:pPr>
        <w:spacing w:after="0" w:line="240" w:lineRule="auto"/>
      </w:pPr>
      <w:r>
        <w:separator/>
      </w:r>
    </w:p>
  </w:footnote>
  <w:footnote w:type="continuationSeparator" w:id="0">
    <w:p w:rsidR="004A7981" w:rsidRDefault="004A7981" w:rsidP="00F36C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15E54"/>
    <w:multiLevelType w:val="hybridMultilevel"/>
    <w:tmpl w:val="955A341E"/>
    <w:lvl w:ilvl="0" w:tplc="030E71A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357D6D"/>
    <w:multiLevelType w:val="hybridMultilevel"/>
    <w:tmpl w:val="412248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56D0B31"/>
    <w:multiLevelType w:val="hybridMultilevel"/>
    <w:tmpl w:val="49523A1C"/>
    <w:lvl w:ilvl="0" w:tplc="FF46E854">
      <w:start w:val="1"/>
      <w:numFmt w:val="upperLetter"/>
      <w:lvlText w:val="%1."/>
      <w:lvlJc w:val="left"/>
      <w:pPr>
        <w:ind w:left="720" w:hanging="360"/>
      </w:pPr>
      <w:rPr>
        <w:rFonts w:asciiTheme="minorBidi" w:eastAsiaTheme="minorHAnsi" w:hAnsiTheme="minorBidi" w:cstheme="minorBidi"/>
      </w:rPr>
    </w:lvl>
    <w:lvl w:ilvl="1" w:tplc="04090019">
      <w:start w:val="1"/>
      <w:numFmt w:val="lowerLetter"/>
      <w:lvlText w:val="%2."/>
      <w:lvlJc w:val="left"/>
      <w:pPr>
        <w:ind w:left="1440" w:hanging="360"/>
      </w:pPr>
    </w:lvl>
    <w:lvl w:ilvl="2" w:tplc="9C5CE45C">
      <w:start w:val="7"/>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9B3131"/>
    <w:multiLevelType w:val="hybridMultilevel"/>
    <w:tmpl w:val="6010E1B2"/>
    <w:lvl w:ilvl="0" w:tplc="EC528E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6706E6E"/>
    <w:multiLevelType w:val="multilevel"/>
    <w:tmpl w:val="227E82FA"/>
    <w:lvl w:ilvl="0">
      <w:start w:val="1"/>
      <w:numFmt w:val="upperRoman"/>
      <w:pStyle w:val="Heading1"/>
      <w:lvlText w:val="%1."/>
      <w:lvlJc w:val="left"/>
      <w:pPr>
        <w:ind w:left="0" w:firstLine="0"/>
      </w:pPr>
      <w:rPr>
        <w:rFonts w:hint="default"/>
      </w:rPr>
    </w:lvl>
    <w:lvl w:ilvl="1">
      <w:start w:val="1"/>
      <w:numFmt w:val="decimal"/>
      <w:pStyle w:val="Heading2"/>
      <w:lvlText w:val="%2."/>
      <w:lvlJc w:val="left"/>
      <w:pPr>
        <w:ind w:left="720" w:firstLine="0"/>
      </w:pPr>
      <w:rPr>
        <w:rFonts w:asciiTheme="majorHAnsi" w:eastAsiaTheme="majorEastAsia" w:hAnsiTheme="majorHAnsi" w:cstheme="majorBidi"/>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5" w15:restartNumberingAfterBreak="0">
    <w:nsid w:val="52EE3545"/>
    <w:multiLevelType w:val="hybridMultilevel"/>
    <w:tmpl w:val="D46E3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7D206B"/>
    <w:multiLevelType w:val="hybridMultilevel"/>
    <w:tmpl w:val="A80ECFE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7C15314"/>
    <w:multiLevelType w:val="hybridMultilevel"/>
    <w:tmpl w:val="1EB0C73C"/>
    <w:lvl w:ilvl="0" w:tplc="C39E0FB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4"/>
  </w:num>
  <w:num w:numId="4">
    <w:abstractNumId w:val="3"/>
  </w:num>
  <w:num w:numId="5">
    <w:abstractNumId w:val="0"/>
  </w:num>
  <w:num w:numId="6">
    <w:abstractNumId w:val="1"/>
  </w:num>
  <w:num w:numId="7">
    <w:abstractNumId w:val="7"/>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 Alford">
    <w15:presenceInfo w15:providerId="Windows Live" w15:userId="911d644c23a234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4ED"/>
    <w:rsid w:val="000171CF"/>
    <w:rsid w:val="000304ED"/>
    <w:rsid w:val="00040291"/>
    <w:rsid w:val="000435C8"/>
    <w:rsid w:val="00065765"/>
    <w:rsid w:val="00066C98"/>
    <w:rsid w:val="00070E39"/>
    <w:rsid w:val="00093AF1"/>
    <w:rsid w:val="000E7642"/>
    <w:rsid w:val="00107691"/>
    <w:rsid w:val="00111EC4"/>
    <w:rsid w:val="00114AE6"/>
    <w:rsid w:val="0013053A"/>
    <w:rsid w:val="00145A8B"/>
    <w:rsid w:val="00147903"/>
    <w:rsid w:val="00150A54"/>
    <w:rsid w:val="001537AD"/>
    <w:rsid w:val="00154C62"/>
    <w:rsid w:val="0017666C"/>
    <w:rsid w:val="00183F09"/>
    <w:rsid w:val="00187111"/>
    <w:rsid w:val="001B740D"/>
    <w:rsid w:val="001E3DE9"/>
    <w:rsid w:val="001E49E3"/>
    <w:rsid w:val="002173F0"/>
    <w:rsid w:val="0023672E"/>
    <w:rsid w:val="00245DB8"/>
    <w:rsid w:val="00266BBB"/>
    <w:rsid w:val="00277914"/>
    <w:rsid w:val="00291191"/>
    <w:rsid w:val="00291FDF"/>
    <w:rsid w:val="002D2028"/>
    <w:rsid w:val="002D29EE"/>
    <w:rsid w:val="002D7784"/>
    <w:rsid w:val="00313E28"/>
    <w:rsid w:val="0032755B"/>
    <w:rsid w:val="00343BE4"/>
    <w:rsid w:val="00344F33"/>
    <w:rsid w:val="00354453"/>
    <w:rsid w:val="00363744"/>
    <w:rsid w:val="00375CF3"/>
    <w:rsid w:val="0038263D"/>
    <w:rsid w:val="003A314F"/>
    <w:rsid w:val="003C741F"/>
    <w:rsid w:val="003D2CB6"/>
    <w:rsid w:val="003D4184"/>
    <w:rsid w:val="003D5186"/>
    <w:rsid w:val="003F4649"/>
    <w:rsid w:val="004017C3"/>
    <w:rsid w:val="004251EC"/>
    <w:rsid w:val="00435477"/>
    <w:rsid w:val="00451B31"/>
    <w:rsid w:val="0048469F"/>
    <w:rsid w:val="00496572"/>
    <w:rsid w:val="004A5152"/>
    <w:rsid w:val="004A7981"/>
    <w:rsid w:val="004D4367"/>
    <w:rsid w:val="00504CCC"/>
    <w:rsid w:val="0051564C"/>
    <w:rsid w:val="005178F3"/>
    <w:rsid w:val="00537DB8"/>
    <w:rsid w:val="0054344A"/>
    <w:rsid w:val="00570CFD"/>
    <w:rsid w:val="00597338"/>
    <w:rsid w:val="005A2BFB"/>
    <w:rsid w:val="005D4CAC"/>
    <w:rsid w:val="005D60EC"/>
    <w:rsid w:val="00607BD0"/>
    <w:rsid w:val="00620441"/>
    <w:rsid w:val="0062241D"/>
    <w:rsid w:val="00652DEE"/>
    <w:rsid w:val="00675E10"/>
    <w:rsid w:val="006A0E6B"/>
    <w:rsid w:val="006A7F47"/>
    <w:rsid w:val="006D6DBE"/>
    <w:rsid w:val="006E6ED0"/>
    <w:rsid w:val="006F6347"/>
    <w:rsid w:val="00701800"/>
    <w:rsid w:val="00752592"/>
    <w:rsid w:val="00756D49"/>
    <w:rsid w:val="007608FC"/>
    <w:rsid w:val="007611DB"/>
    <w:rsid w:val="00771D3B"/>
    <w:rsid w:val="00797919"/>
    <w:rsid w:val="007A05B5"/>
    <w:rsid w:val="007F4399"/>
    <w:rsid w:val="007F4709"/>
    <w:rsid w:val="00836F61"/>
    <w:rsid w:val="00883612"/>
    <w:rsid w:val="00886D92"/>
    <w:rsid w:val="008A6ABD"/>
    <w:rsid w:val="008F633C"/>
    <w:rsid w:val="00911A7C"/>
    <w:rsid w:val="00941ED0"/>
    <w:rsid w:val="0095143E"/>
    <w:rsid w:val="009626A1"/>
    <w:rsid w:val="00987275"/>
    <w:rsid w:val="009D3098"/>
    <w:rsid w:val="009F620B"/>
    <w:rsid w:val="009F6C89"/>
    <w:rsid w:val="00A03C4A"/>
    <w:rsid w:val="00A1307A"/>
    <w:rsid w:val="00A40A3E"/>
    <w:rsid w:val="00A43B76"/>
    <w:rsid w:val="00A46885"/>
    <w:rsid w:val="00A52879"/>
    <w:rsid w:val="00A53E2B"/>
    <w:rsid w:val="00A6649B"/>
    <w:rsid w:val="00A66D19"/>
    <w:rsid w:val="00A722F3"/>
    <w:rsid w:val="00A8061E"/>
    <w:rsid w:val="00A96651"/>
    <w:rsid w:val="00AA538B"/>
    <w:rsid w:val="00AC55BA"/>
    <w:rsid w:val="00AE2682"/>
    <w:rsid w:val="00AE4D3C"/>
    <w:rsid w:val="00AE573E"/>
    <w:rsid w:val="00AE589B"/>
    <w:rsid w:val="00AF459A"/>
    <w:rsid w:val="00AF58C1"/>
    <w:rsid w:val="00B36D79"/>
    <w:rsid w:val="00B7228B"/>
    <w:rsid w:val="00B91865"/>
    <w:rsid w:val="00B96094"/>
    <w:rsid w:val="00BA0865"/>
    <w:rsid w:val="00BB6975"/>
    <w:rsid w:val="00BD5D6C"/>
    <w:rsid w:val="00BD712F"/>
    <w:rsid w:val="00BE07B7"/>
    <w:rsid w:val="00C02892"/>
    <w:rsid w:val="00C047CC"/>
    <w:rsid w:val="00C13663"/>
    <w:rsid w:val="00C16A17"/>
    <w:rsid w:val="00C230F3"/>
    <w:rsid w:val="00C5043A"/>
    <w:rsid w:val="00C56AE6"/>
    <w:rsid w:val="00C70CD2"/>
    <w:rsid w:val="00C77A79"/>
    <w:rsid w:val="00C922D5"/>
    <w:rsid w:val="00CB111A"/>
    <w:rsid w:val="00CB5A6F"/>
    <w:rsid w:val="00CD1694"/>
    <w:rsid w:val="00CD487D"/>
    <w:rsid w:val="00CD5512"/>
    <w:rsid w:val="00CE741F"/>
    <w:rsid w:val="00D063FF"/>
    <w:rsid w:val="00D21A97"/>
    <w:rsid w:val="00D3636B"/>
    <w:rsid w:val="00D478B9"/>
    <w:rsid w:val="00D9597A"/>
    <w:rsid w:val="00D96EA1"/>
    <w:rsid w:val="00DA57AD"/>
    <w:rsid w:val="00DE386C"/>
    <w:rsid w:val="00E3010F"/>
    <w:rsid w:val="00E33099"/>
    <w:rsid w:val="00E459F5"/>
    <w:rsid w:val="00E56EF3"/>
    <w:rsid w:val="00E6644A"/>
    <w:rsid w:val="00E7555D"/>
    <w:rsid w:val="00E775B7"/>
    <w:rsid w:val="00E81147"/>
    <w:rsid w:val="00EB0D1E"/>
    <w:rsid w:val="00EB2DA5"/>
    <w:rsid w:val="00EC155A"/>
    <w:rsid w:val="00EC1619"/>
    <w:rsid w:val="00EE2C95"/>
    <w:rsid w:val="00EE602F"/>
    <w:rsid w:val="00EF3ADA"/>
    <w:rsid w:val="00F34E75"/>
    <w:rsid w:val="00F36C82"/>
    <w:rsid w:val="00F45ADA"/>
    <w:rsid w:val="00F560B5"/>
    <w:rsid w:val="00F6327D"/>
    <w:rsid w:val="00F750E9"/>
    <w:rsid w:val="00F92CCC"/>
    <w:rsid w:val="00FD414D"/>
    <w:rsid w:val="00FF242E"/>
    <w:rsid w:val="00FF54C4"/>
    <w:rsid w:val="00FF62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0BB2B"/>
  <w15:chartTrackingRefBased/>
  <w15:docId w15:val="{EE921689-4233-42E5-B55D-B9E1B6532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5D6C"/>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BD5D6C"/>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BD5D6C"/>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lang w:eastAsia="en-US"/>
    </w:rPr>
  </w:style>
  <w:style w:type="paragraph" w:styleId="Heading4">
    <w:name w:val="heading 4"/>
    <w:basedOn w:val="Normal"/>
    <w:next w:val="Normal"/>
    <w:link w:val="Heading4Char"/>
    <w:uiPriority w:val="9"/>
    <w:unhideWhenUsed/>
    <w:qFormat/>
    <w:rsid w:val="00BD5D6C"/>
    <w:pPr>
      <w:keepNext/>
      <w:keepLines/>
      <w:numPr>
        <w:ilvl w:val="3"/>
        <w:numId w:val="3"/>
      </w:numPr>
      <w:spacing w:before="40" w:after="0"/>
      <w:outlineLvl w:val="3"/>
    </w:pPr>
    <w:rPr>
      <w:rFonts w:asciiTheme="majorHAnsi" w:eastAsiaTheme="majorEastAsia" w:hAnsiTheme="majorHAnsi" w:cstheme="majorBidi"/>
      <w:i/>
      <w:iCs/>
      <w:color w:val="2F5496" w:themeColor="accent1" w:themeShade="BF"/>
      <w:lang w:eastAsia="en-US"/>
    </w:rPr>
  </w:style>
  <w:style w:type="paragraph" w:styleId="Heading5">
    <w:name w:val="heading 5"/>
    <w:basedOn w:val="Normal"/>
    <w:next w:val="Normal"/>
    <w:link w:val="Heading5Char"/>
    <w:uiPriority w:val="9"/>
    <w:unhideWhenUsed/>
    <w:qFormat/>
    <w:rsid w:val="00BD5D6C"/>
    <w:pPr>
      <w:keepNext/>
      <w:keepLines/>
      <w:numPr>
        <w:ilvl w:val="4"/>
        <w:numId w:val="3"/>
      </w:numPr>
      <w:spacing w:before="40" w:after="0"/>
      <w:outlineLvl w:val="4"/>
    </w:pPr>
    <w:rPr>
      <w:rFonts w:asciiTheme="majorHAnsi" w:eastAsiaTheme="majorEastAsia" w:hAnsiTheme="majorHAnsi" w:cstheme="majorBidi"/>
      <w:color w:val="2F5496" w:themeColor="accent1" w:themeShade="BF"/>
      <w:lang w:eastAsia="en-US"/>
    </w:rPr>
  </w:style>
  <w:style w:type="paragraph" w:styleId="Heading6">
    <w:name w:val="heading 6"/>
    <w:basedOn w:val="Normal"/>
    <w:next w:val="Normal"/>
    <w:link w:val="Heading6Char"/>
    <w:uiPriority w:val="9"/>
    <w:semiHidden/>
    <w:unhideWhenUsed/>
    <w:qFormat/>
    <w:rsid w:val="00BD5D6C"/>
    <w:pPr>
      <w:keepNext/>
      <w:keepLines/>
      <w:numPr>
        <w:ilvl w:val="5"/>
        <w:numId w:val="3"/>
      </w:numPr>
      <w:spacing w:before="40" w:after="0"/>
      <w:outlineLvl w:val="5"/>
    </w:pPr>
    <w:rPr>
      <w:rFonts w:asciiTheme="majorHAnsi" w:eastAsiaTheme="majorEastAsia" w:hAnsiTheme="majorHAnsi" w:cstheme="majorBidi"/>
      <w:color w:val="1F3763" w:themeColor="accent1" w:themeShade="7F"/>
      <w:lang w:eastAsia="en-US"/>
    </w:rPr>
  </w:style>
  <w:style w:type="paragraph" w:styleId="Heading7">
    <w:name w:val="heading 7"/>
    <w:basedOn w:val="Normal"/>
    <w:next w:val="Normal"/>
    <w:link w:val="Heading7Char"/>
    <w:uiPriority w:val="9"/>
    <w:semiHidden/>
    <w:unhideWhenUsed/>
    <w:qFormat/>
    <w:rsid w:val="00BD5D6C"/>
    <w:pPr>
      <w:keepNext/>
      <w:keepLines/>
      <w:numPr>
        <w:ilvl w:val="6"/>
        <w:numId w:val="3"/>
      </w:numPr>
      <w:spacing w:before="40" w:after="0"/>
      <w:outlineLvl w:val="6"/>
    </w:pPr>
    <w:rPr>
      <w:rFonts w:asciiTheme="majorHAnsi" w:eastAsiaTheme="majorEastAsia" w:hAnsiTheme="majorHAnsi" w:cstheme="majorBidi"/>
      <w:i/>
      <w:iCs/>
      <w:color w:val="1F3763" w:themeColor="accent1" w:themeShade="7F"/>
      <w:lang w:eastAsia="en-US"/>
    </w:rPr>
  </w:style>
  <w:style w:type="paragraph" w:styleId="Heading8">
    <w:name w:val="heading 8"/>
    <w:basedOn w:val="Normal"/>
    <w:next w:val="Normal"/>
    <w:link w:val="Heading8Char"/>
    <w:uiPriority w:val="9"/>
    <w:semiHidden/>
    <w:unhideWhenUsed/>
    <w:qFormat/>
    <w:rsid w:val="00BD5D6C"/>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semiHidden/>
    <w:unhideWhenUsed/>
    <w:qFormat/>
    <w:rsid w:val="00BD5D6C"/>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AE5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E573E"/>
    <w:rPr>
      <w:rFonts w:ascii="Courier New" w:eastAsia="Times New Roman" w:hAnsi="Courier New" w:cs="Courier New"/>
      <w:sz w:val="20"/>
      <w:szCs w:val="20"/>
    </w:rPr>
  </w:style>
  <w:style w:type="character" w:customStyle="1" w:styleId="gnkrckgcgsb">
    <w:name w:val="gnkrckgcgsb"/>
    <w:basedOn w:val="DefaultParagraphFont"/>
    <w:rsid w:val="00AE573E"/>
  </w:style>
  <w:style w:type="character" w:customStyle="1" w:styleId="gnkrckgcmsb">
    <w:name w:val="gnkrckgcmsb"/>
    <w:basedOn w:val="DefaultParagraphFont"/>
    <w:rsid w:val="0038263D"/>
  </w:style>
  <w:style w:type="character" w:customStyle="1" w:styleId="gnkrckgcmrb">
    <w:name w:val="gnkrckgcmrb"/>
    <w:basedOn w:val="DefaultParagraphFont"/>
    <w:rsid w:val="0038263D"/>
  </w:style>
  <w:style w:type="paragraph" w:styleId="Header">
    <w:name w:val="header"/>
    <w:basedOn w:val="Normal"/>
    <w:link w:val="HeaderChar"/>
    <w:uiPriority w:val="99"/>
    <w:unhideWhenUsed/>
    <w:rsid w:val="00F36C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6C82"/>
  </w:style>
  <w:style w:type="paragraph" w:styleId="Footer">
    <w:name w:val="footer"/>
    <w:basedOn w:val="Normal"/>
    <w:link w:val="FooterChar"/>
    <w:uiPriority w:val="99"/>
    <w:unhideWhenUsed/>
    <w:rsid w:val="00F36C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6C82"/>
  </w:style>
  <w:style w:type="paragraph" w:styleId="ListParagraph">
    <w:name w:val="List Paragraph"/>
    <w:basedOn w:val="Normal"/>
    <w:uiPriority w:val="34"/>
    <w:qFormat/>
    <w:rsid w:val="00A52879"/>
    <w:pPr>
      <w:ind w:left="720"/>
      <w:contextualSpacing/>
    </w:pPr>
  </w:style>
  <w:style w:type="character" w:customStyle="1" w:styleId="Heading1Char">
    <w:name w:val="Heading 1 Char"/>
    <w:basedOn w:val="DefaultParagraphFont"/>
    <w:link w:val="Heading1"/>
    <w:uiPriority w:val="9"/>
    <w:rsid w:val="00BD5D6C"/>
    <w:rPr>
      <w:rFonts w:asciiTheme="majorHAnsi" w:eastAsiaTheme="majorEastAsia" w:hAnsiTheme="majorHAnsi" w:cstheme="majorBidi"/>
      <w:color w:val="2F5496" w:themeColor="accent1" w:themeShade="BF"/>
      <w:sz w:val="32"/>
      <w:szCs w:val="32"/>
      <w:lang w:eastAsia="en-US"/>
    </w:rPr>
  </w:style>
  <w:style w:type="character" w:customStyle="1" w:styleId="Heading2Char">
    <w:name w:val="Heading 2 Char"/>
    <w:basedOn w:val="DefaultParagraphFont"/>
    <w:link w:val="Heading2"/>
    <w:uiPriority w:val="9"/>
    <w:rsid w:val="00BD5D6C"/>
    <w:rPr>
      <w:rFonts w:asciiTheme="majorHAnsi" w:eastAsiaTheme="majorEastAsia" w:hAnsiTheme="majorHAnsi" w:cstheme="majorBidi"/>
      <w:color w:val="2F5496" w:themeColor="accent1" w:themeShade="BF"/>
      <w:sz w:val="26"/>
      <w:szCs w:val="26"/>
      <w:lang w:eastAsia="en-US"/>
    </w:rPr>
  </w:style>
  <w:style w:type="character" w:customStyle="1" w:styleId="Heading3Char">
    <w:name w:val="Heading 3 Char"/>
    <w:basedOn w:val="DefaultParagraphFont"/>
    <w:link w:val="Heading3"/>
    <w:uiPriority w:val="9"/>
    <w:rsid w:val="00BD5D6C"/>
    <w:rPr>
      <w:rFonts w:asciiTheme="majorHAnsi" w:eastAsiaTheme="majorEastAsia" w:hAnsiTheme="majorHAnsi" w:cstheme="majorBidi"/>
      <w:color w:val="1F3763" w:themeColor="accent1" w:themeShade="7F"/>
      <w:sz w:val="24"/>
      <w:szCs w:val="24"/>
      <w:lang w:eastAsia="en-US"/>
    </w:rPr>
  </w:style>
  <w:style w:type="character" w:customStyle="1" w:styleId="Heading4Char">
    <w:name w:val="Heading 4 Char"/>
    <w:basedOn w:val="DefaultParagraphFont"/>
    <w:link w:val="Heading4"/>
    <w:uiPriority w:val="9"/>
    <w:rsid w:val="00BD5D6C"/>
    <w:rPr>
      <w:rFonts w:asciiTheme="majorHAnsi" w:eastAsiaTheme="majorEastAsia" w:hAnsiTheme="majorHAnsi" w:cstheme="majorBidi"/>
      <w:i/>
      <w:iCs/>
      <w:color w:val="2F5496" w:themeColor="accent1" w:themeShade="BF"/>
      <w:lang w:eastAsia="en-US"/>
    </w:rPr>
  </w:style>
  <w:style w:type="character" w:customStyle="1" w:styleId="Heading5Char">
    <w:name w:val="Heading 5 Char"/>
    <w:basedOn w:val="DefaultParagraphFont"/>
    <w:link w:val="Heading5"/>
    <w:uiPriority w:val="9"/>
    <w:rsid w:val="00BD5D6C"/>
    <w:rPr>
      <w:rFonts w:asciiTheme="majorHAnsi" w:eastAsiaTheme="majorEastAsia" w:hAnsiTheme="majorHAnsi" w:cstheme="majorBidi"/>
      <w:color w:val="2F5496" w:themeColor="accent1" w:themeShade="BF"/>
      <w:lang w:eastAsia="en-US"/>
    </w:rPr>
  </w:style>
  <w:style w:type="character" w:customStyle="1" w:styleId="Heading6Char">
    <w:name w:val="Heading 6 Char"/>
    <w:basedOn w:val="DefaultParagraphFont"/>
    <w:link w:val="Heading6"/>
    <w:uiPriority w:val="9"/>
    <w:semiHidden/>
    <w:rsid w:val="00BD5D6C"/>
    <w:rPr>
      <w:rFonts w:asciiTheme="majorHAnsi" w:eastAsiaTheme="majorEastAsia" w:hAnsiTheme="majorHAnsi" w:cstheme="majorBidi"/>
      <w:color w:val="1F3763" w:themeColor="accent1" w:themeShade="7F"/>
      <w:lang w:eastAsia="en-US"/>
    </w:rPr>
  </w:style>
  <w:style w:type="character" w:customStyle="1" w:styleId="Heading7Char">
    <w:name w:val="Heading 7 Char"/>
    <w:basedOn w:val="DefaultParagraphFont"/>
    <w:link w:val="Heading7"/>
    <w:uiPriority w:val="9"/>
    <w:semiHidden/>
    <w:rsid w:val="00BD5D6C"/>
    <w:rPr>
      <w:rFonts w:asciiTheme="majorHAnsi" w:eastAsiaTheme="majorEastAsia" w:hAnsiTheme="majorHAnsi" w:cstheme="majorBidi"/>
      <w:i/>
      <w:iCs/>
      <w:color w:val="1F3763" w:themeColor="accent1" w:themeShade="7F"/>
      <w:lang w:eastAsia="en-US"/>
    </w:rPr>
  </w:style>
  <w:style w:type="character" w:customStyle="1" w:styleId="Heading8Char">
    <w:name w:val="Heading 8 Char"/>
    <w:basedOn w:val="DefaultParagraphFont"/>
    <w:link w:val="Heading8"/>
    <w:uiPriority w:val="9"/>
    <w:semiHidden/>
    <w:rsid w:val="00BD5D6C"/>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BD5D6C"/>
    <w:rPr>
      <w:rFonts w:asciiTheme="majorHAnsi" w:eastAsiaTheme="majorEastAsia" w:hAnsiTheme="majorHAnsi" w:cstheme="majorBidi"/>
      <w:i/>
      <w:iCs/>
      <w:color w:val="272727" w:themeColor="text1" w:themeTint="D8"/>
      <w:sz w:val="21"/>
      <w:szCs w:val="21"/>
      <w:lang w:eastAsia="en-US"/>
    </w:rPr>
  </w:style>
  <w:style w:type="table" w:styleId="TableGrid">
    <w:name w:val="Table Grid"/>
    <w:basedOn w:val="TableNormal"/>
    <w:uiPriority w:val="39"/>
    <w:rsid w:val="00BD5D6C"/>
    <w:pPr>
      <w:spacing w:after="0" w:line="240" w:lineRule="auto"/>
    </w:pPr>
    <w:rPr>
      <w:rFonts w:eastAsiaTheme="minorHAnsi"/>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D51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5186"/>
    <w:rPr>
      <w:rFonts w:ascii="Segoe UI" w:hAnsi="Segoe UI" w:cs="Segoe UI"/>
      <w:sz w:val="18"/>
      <w:szCs w:val="18"/>
    </w:rPr>
  </w:style>
  <w:style w:type="character" w:styleId="CommentReference">
    <w:name w:val="annotation reference"/>
    <w:basedOn w:val="DefaultParagraphFont"/>
    <w:uiPriority w:val="99"/>
    <w:semiHidden/>
    <w:unhideWhenUsed/>
    <w:rsid w:val="003D5186"/>
    <w:rPr>
      <w:sz w:val="16"/>
      <w:szCs w:val="16"/>
    </w:rPr>
  </w:style>
  <w:style w:type="paragraph" w:styleId="CommentText">
    <w:name w:val="annotation text"/>
    <w:basedOn w:val="Normal"/>
    <w:link w:val="CommentTextChar"/>
    <w:uiPriority w:val="99"/>
    <w:semiHidden/>
    <w:unhideWhenUsed/>
    <w:rsid w:val="003D5186"/>
    <w:pPr>
      <w:spacing w:line="240" w:lineRule="auto"/>
    </w:pPr>
    <w:rPr>
      <w:sz w:val="20"/>
      <w:szCs w:val="20"/>
    </w:rPr>
  </w:style>
  <w:style w:type="character" w:customStyle="1" w:styleId="CommentTextChar">
    <w:name w:val="Comment Text Char"/>
    <w:basedOn w:val="DefaultParagraphFont"/>
    <w:link w:val="CommentText"/>
    <w:uiPriority w:val="99"/>
    <w:semiHidden/>
    <w:rsid w:val="003D5186"/>
    <w:rPr>
      <w:sz w:val="20"/>
      <w:szCs w:val="20"/>
    </w:rPr>
  </w:style>
  <w:style w:type="paragraph" w:styleId="CommentSubject">
    <w:name w:val="annotation subject"/>
    <w:basedOn w:val="CommentText"/>
    <w:next w:val="CommentText"/>
    <w:link w:val="CommentSubjectChar"/>
    <w:uiPriority w:val="99"/>
    <w:semiHidden/>
    <w:unhideWhenUsed/>
    <w:rsid w:val="003D5186"/>
    <w:rPr>
      <w:b/>
      <w:bCs/>
    </w:rPr>
  </w:style>
  <w:style w:type="character" w:customStyle="1" w:styleId="CommentSubjectChar">
    <w:name w:val="Comment Subject Char"/>
    <w:basedOn w:val="CommentTextChar"/>
    <w:link w:val="CommentSubject"/>
    <w:uiPriority w:val="99"/>
    <w:semiHidden/>
    <w:rsid w:val="003D5186"/>
    <w:rPr>
      <w:b/>
      <w:bCs/>
      <w:sz w:val="20"/>
      <w:szCs w:val="20"/>
    </w:rPr>
  </w:style>
  <w:style w:type="paragraph" w:styleId="Revision">
    <w:name w:val="Revision"/>
    <w:hidden/>
    <w:uiPriority w:val="99"/>
    <w:semiHidden/>
    <w:rsid w:val="003D518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51479">
      <w:bodyDiv w:val="1"/>
      <w:marLeft w:val="0"/>
      <w:marRight w:val="0"/>
      <w:marTop w:val="0"/>
      <w:marBottom w:val="0"/>
      <w:divBdr>
        <w:top w:val="none" w:sz="0" w:space="0" w:color="auto"/>
        <w:left w:val="none" w:sz="0" w:space="0" w:color="auto"/>
        <w:bottom w:val="none" w:sz="0" w:space="0" w:color="auto"/>
        <w:right w:val="none" w:sz="0" w:space="0" w:color="auto"/>
      </w:divBdr>
    </w:div>
    <w:div w:id="47001995">
      <w:bodyDiv w:val="1"/>
      <w:marLeft w:val="0"/>
      <w:marRight w:val="0"/>
      <w:marTop w:val="0"/>
      <w:marBottom w:val="0"/>
      <w:divBdr>
        <w:top w:val="none" w:sz="0" w:space="0" w:color="auto"/>
        <w:left w:val="none" w:sz="0" w:space="0" w:color="auto"/>
        <w:bottom w:val="none" w:sz="0" w:space="0" w:color="auto"/>
        <w:right w:val="none" w:sz="0" w:space="0" w:color="auto"/>
      </w:divBdr>
    </w:div>
    <w:div w:id="178591828">
      <w:bodyDiv w:val="1"/>
      <w:marLeft w:val="0"/>
      <w:marRight w:val="0"/>
      <w:marTop w:val="0"/>
      <w:marBottom w:val="0"/>
      <w:divBdr>
        <w:top w:val="none" w:sz="0" w:space="0" w:color="auto"/>
        <w:left w:val="none" w:sz="0" w:space="0" w:color="auto"/>
        <w:bottom w:val="none" w:sz="0" w:space="0" w:color="auto"/>
        <w:right w:val="none" w:sz="0" w:space="0" w:color="auto"/>
      </w:divBdr>
    </w:div>
    <w:div w:id="370766095">
      <w:bodyDiv w:val="1"/>
      <w:marLeft w:val="0"/>
      <w:marRight w:val="0"/>
      <w:marTop w:val="0"/>
      <w:marBottom w:val="0"/>
      <w:divBdr>
        <w:top w:val="none" w:sz="0" w:space="0" w:color="auto"/>
        <w:left w:val="none" w:sz="0" w:space="0" w:color="auto"/>
        <w:bottom w:val="none" w:sz="0" w:space="0" w:color="auto"/>
        <w:right w:val="none" w:sz="0" w:space="0" w:color="auto"/>
      </w:divBdr>
    </w:div>
    <w:div w:id="533423523">
      <w:bodyDiv w:val="1"/>
      <w:marLeft w:val="0"/>
      <w:marRight w:val="0"/>
      <w:marTop w:val="0"/>
      <w:marBottom w:val="0"/>
      <w:divBdr>
        <w:top w:val="none" w:sz="0" w:space="0" w:color="auto"/>
        <w:left w:val="none" w:sz="0" w:space="0" w:color="auto"/>
        <w:bottom w:val="none" w:sz="0" w:space="0" w:color="auto"/>
        <w:right w:val="none" w:sz="0" w:space="0" w:color="auto"/>
      </w:divBdr>
    </w:div>
    <w:div w:id="541594732">
      <w:bodyDiv w:val="1"/>
      <w:marLeft w:val="0"/>
      <w:marRight w:val="0"/>
      <w:marTop w:val="0"/>
      <w:marBottom w:val="0"/>
      <w:divBdr>
        <w:top w:val="none" w:sz="0" w:space="0" w:color="auto"/>
        <w:left w:val="none" w:sz="0" w:space="0" w:color="auto"/>
        <w:bottom w:val="none" w:sz="0" w:space="0" w:color="auto"/>
        <w:right w:val="none" w:sz="0" w:space="0" w:color="auto"/>
      </w:divBdr>
    </w:div>
    <w:div w:id="589315653">
      <w:bodyDiv w:val="1"/>
      <w:marLeft w:val="0"/>
      <w:marRight w:val="0"/>
      <w:marTop w:val="0"/>
      <w:marBottom w:val="0"/>
      <w:divBdr>
        <w:top w:val="none" w:sz="0" w:space="0" w:color="auto"/>
        <w:left w:val="none" w:sz="0" w:space="0" w:color="auto"/>
        <w:bottom w:val="none" w:sz="0" w:space="0" w:color="auto"/>
        <w:right w:val="none" w:sz="0" w:space="0" w:color="auto"/>
      </w:divBdr>
    </w:div>
    <w:div w:id="1041443003">
      <w:bodyDiv w:val="1"/>
      <w:marLeft w:val="0"/>
      <w:marRight w:val="0"/>
      <w:marTop w:val="0"/>
      <w:marBottom w:val="0"/>
      <w:divBdr>
        <w:top w:val="none" w:sz="0" w:space="0" w:color="auto"/>
        <w:left w:val="none" w:sz="0" w:space="0" w:color="auto"/>
        <w:bottom w:val="none" w:sz="0" w:space="0" w:color="auto"/>
        <w:right w:val="none" w:sz="0" w:space="0" w:color="auto"/>
      </w:divBdr>
    </w:div>
    <w:div w:id="1189371205">
      <w:bodyDiv w:val="1"/>
      <w:marLeft w:val="0"/>
      <w:marRight w:val="0"/>
      <w:marTop w:val="0"/>
      <w:marBottom w:val="0"/>
      <w:divBdr>
        <w:top w:val="none" w:sz="0" w:space="0" w:color="auto"/>
        <w:left w:val="none" w:sz="0" w:space="0" w:color="auto"/>
        <w:bottom w:val="none" w:sz="0" w:space="0" w:color="auto"/>
        <w:right w:val="none" w:sz="0" w:space="0" w:color="auto"/>
      </w:divBdr>
    </w:div>
    <w:div w:id="1639266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tiff"/><Relationship Id="rId34" Type="http://schemas.openxmlformats.org/officeDocument/2006/relationships/fontTable" Target="fontTable.xml"/><Relationship Id="rId7" Type="http://schemas.openxmlformats.org/officeDocument/2006/relationships/hyperlink" Target="https://2ds.datascience.smu.edu/my/index.php?id=1394" TargetMode="External"/><Relationship Id="rId12" Type="http://schemas.openxmlformats.org/officeDocument/2006/relationships/image" Target="media/image5.tif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tiff"/><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tif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13</Pages>
  <Words>2501</Words>
  <Characters>14259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Yongjun Chu</dc:creator>
  <cp:keywords/>
  <dc:description/>
  <cp:lastModifiedBy>A Alford</cp:lastModifiedBy>
  <cp:revision>33</cp:revision>
  <dcterms:created xsi:type="dcterms:W3CDTF">2019-04-10T11:01:00Z</dcterms:created>
  <dcterms:modified xsi:type="dcterms:W3CDTF">2019-04-10T12:35:00Z</dcterms:modified>
</cp:coreProperties>
</file>